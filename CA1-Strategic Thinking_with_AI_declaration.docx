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Change w:id="0" w:author="Eduardo Flach" w:date="2026-10-12T16:53:00Z">
          <w:tblPr>
            <w:tblW w:w="9015" w:type="dxa"/>
            <w:tblBorders>
              <w:insideH w:val="nil"/>
              <w:insideV w:val="nil"/>
            </w:tblBorders>
            <w:tblLayout w:type="fixed"/>
            <w:tblLook w:val="0400" w:firstRow="0" w:lastRow="0" w:firstColumn="0" w:lastColumn="0" w:noHBand="0" w:noVBand="1"/>
          </w:tblPr>
        </w:tblPrChange>
      </w:tblPr>
      <w:tblGrid>
        <w:gridCol w:w="8075"/>
        <w:gridCol w:w="941"/>
        <w:tblGridChange w:id="1">
          <w:tblGrid>
            <w:gridCol w:w="5"/>
            <w:gridCol w:w="3251"/>
            <w:gridCol w:w="4824"/>
            <w:gridCol w:w="935"/>
            <w:gridCol w:w="6"/>
          </w:tblGrid>
        </w:tblGridChange>
      </w:tblGrid>
      <w:tr w:rsidR="0024408F" w:rsidRPr="00FE33E5" w14:paraId="465F2D17" w14:textId="77777777" w:rsidTr="00FE33E5">
        <w:trPr>
          <w:trHeight w:val="1608"/>
          <w:trPrChange w:id="2" w:author="Eduardo Flach" w:date="2026-10-12T16:53:00Z">
            <w:trPr>
              <w:gridAfter w:val="0"/>
            </w:trPr>
          </w:trPrChange>
        </w:trPr>
        <w:tc>
          <w:tcPr>
            <w:tcW w:w="4478" w:type="pct"/>
            <w:hideMark/>
            <w:tcPrChange w:id="3" w:author="Eduardo Flach" w:date="2026-10-12T16:53:00Z">
              <w:tcPr>
                <w:tcW w:w="3256" w:type="dxa"/>
                <w:gridSpan w:val="2"/>
                <w:tcBorders>
                  <w:top w:val="nil"/>
                  <w:left w:val="nil"/>
                  <w:bottom w:val="nil"/>
                  <w:right w:val="nil"/>
                </w:tcBorders>
                <w:hideMark/>
              </w:tcPr>
            </w:tcPrChange>
          </w:tcPr>
          <w:p w14:paraId="73CF715E" w14:textId="6AE9F702" w:rsidR="0024408F" w:rsidRPr="00FE33E5" w:rsidRDefault="0024408F">
            <w:pPr>
              <w:spacing w:line="360" w:lineRule="auto"/>
              <w:rPr>
                <w:ins w:id="4" w:author="naomie mboma" w:date="2026-04-19T22:07:00Z"/>
                <w:i/>
                <w:color w:val="156082"/>
                <w:sz w:val="32"/>
                <w:szCs w:val="32"/>
              </w:rPr>
              <w:pPrChange w:id="5" w:author="Eduardo Flach" w:date="2026-10-12T16:54:00Z">
                <w:pPr>
                  <w:spacing w:line="480" w:lineRule="auto"/>
                </w:pPr>
              </w:pPrChange>
            </w:pPr>
            <w:r w:rsidRPr="00FE33E5">
              <w:rPr>
                <w:i/>
                <w:color w:val="156082"/>
                <w:sz w:val="32"/>
                <w:szCs w:val="32"/>
              </w:rPr>
              <w:t>Student Full Name</w:t>
            </w:r>
            <w:ins w:id="6" w:author="Eduardo Flach" w:date="2026-10-09T11:15:00Z">
              <w:r w:rsidR="00F63493" w:rsidRPr="006C689C">
                <w:rPr>
                  <w:i/>
                  <w:color w:val="156082"/>
                  <w:sz w:val="32"/>
                  <w:szCs w:val="32"/>
                </w:rPr>
                <w:t xml:space="preserve"> </w:t>
              </w:r>
            </w:ins>
          </w:p>
          <w:p w14:paraId="5387232B" w14:textId="266DC591" w:rsidR="00E50787" w:rsidRPr="00FE33E5" w:rsidRDefault="00F63493">
            <w:pPr>
              <w:spacing w:line="360" w:lineRule="auto"/>
              <w:rPr>
                <w:i/>
                <w:color w:val="156082"/>
                <w:sz w:val="32"/>
                <w:szCs w:val="32"/>
              </w:rPr>
              <w:pPrChange w:id="7" w:author="Eduardo Flach" w:date="2026-10-12T16:54:00Z">
                <w:pPr>
                  <w:spacing w:line="480" w:lineRule="auto"/>
                </w:pPr>
              </w:pPrChange>
            </w:pPr>
            <w:ins w:id="8" w:author="Eduardo Flach" w:date="2026-10-09T11:11:00Z">
              <w:r w:rsidRPr="00FE33E5">
                <w:rPr>
                  <w:i/>
                  <w:color w:val="156082"/>
                  <w:sz w:val="32"/>
                  <w:szCs w:val="32"/>
                </w:rPr>
                <w:t xml:space="preserve">Eduardo Schneider Flach </w:t>
              </w:r>
            </w:ins>
          </w:p>
        </w:tc>
        <w:tc>
          <w:tcPr>
            <w:tcW w:w="522" w:type="pct"/>
            <w:tcPrChange w:id="9" w:author="Eduardo Flach" w:date="2026-10-12T16:53:00Z">
              <w:tcPr>
                <w:tcW w:w="5759" w:type="dxa"/>
                <w:gridSpan w:val="2"/>
                <w:tcBorders>
                  <w:top w:val="nil"/>
                  <w:left w:val="nil"/>
                  <w:bottom w:val="nil"/>
                  <w:right w:val="nil"/>
                </w:tcBorders>
              </w:tcPr>
            </w:tcPrChange>
          </w:tcPr>
          <w:p w14:paraId="025D0A42" w14:textId="77777777" w:rsidR="0024408F" w:rsidRPr="00FE33E5" w:rsidRDefault="0024408F">
            <w:pPr>
              <w:spacing w:line="360" w:lineRule="auto"/>
              <w:rPr>
                <w:color w:val="000000"/>
                <w:sz w:val="32"/>
                <w:szCs w:val="32"/>
              </w:rPr>
              <w:pPrChange w:id="10" w:author="Eduardo Flach" w:date="2026-10-12T16:54:00Z">
                <w:pPr>
                  <w:spacing w:line="480" w:lineRule="auto"/>
                </w:pPr>
              </w:pPrChange>
            </w:pPr>
          </w:p>
        </w:tc>
      </w:tr>
      <w:tr w:rsidR="0024408F" w:rsidRPr="00FE33E5" w14:paraId="48CAC1B5" w14:textId="77777777" w:rsidTr="00FE33E5">
        <w:trPr>
          <w:trPrChange w:id="11" w:author="Eduardo Flach" w:date="2026-10-12T16:53:00Z">
            <w:trPr>
              <w:gridAfter w:val="0"/>
            </w:trPr>
          </w:trPrChange>
        </w:trPr>
        <w:tc>
          <w:tcPr>
            <w:tcW w:w="4478" w:type="pct"/>
            <w:hideMark/>
            <w:tcPrChange w:id="12" w:author="Eduardo Flach" w:date="2026-10-12T16:53:00Z">
              <w:tcPr>
                <w:tcW w:w="3256" w:type="dxa"/>
                <w:gridSpan w:val="2"/>
                <w:tcBorders>
                  <w:top w:val="nil"/>
                  <w:left w:val="nil"/>
                  <w:bottom w:val="nil"/>
                  <w:right w:val="nil"/>
                </w:tcBorders>
                <w:hideMark/>
              </w:tcPr>
            </w:tcPrChange>
          </w:tcPr>
          <w:p w14:paraId="0F719F91" w14:textId="6A93CB6A" w:rsidR="0024408F" w:rsidRPr="00FE33E5" w:rsidDel="00F63493" w:rsidRDefault="0024408F">
            <w:pPr>
              <w:spacing w:line="360" w:lineRule="auto"/>
              <w:rPr>
                <w:ins w:id="13" w:author="naomie mboma" w:date="2026-04-19T22:07:00Z"/>
                <w:del w:id="14" w:author="Eduardo Flach" w:date="2026-10-09T11:14:00Z"/>
                <w:i/>
                <w:color w:val="156082"/>
                <w:sz w:val="32"/>
                <w:szCs w:val="32"/>
              </w:rPr>
              <w:pPrChange w:id="15" w:author="Eduardo Flach" w:date="2026-10-12T16:54:00Z">
                <w:pPr>
                  <w:spacing w:line="480" w:lineRule="auto"/>
                </w:pPr>
              </w:pPrChange>
            </w:pPr>
            <w:r w:rsidRPr="00FE33E5">
              <w:rPr>
                <w:i/>
                <w:color w:val="156082"/>
                <w:sz w:val="32"/>
                <w:szCs w:val="32"/>
              </w:rPr>
              <w:t>Student Number</w:t>
            </w:r>
          </w:p>
          <w:p w14:paraId="6C65842D" w14:textId="77777777" w:rsidR="00F63493" w:rsidRPr="00FE33E5" w:rsidRDefault="00F63493">
            <w:pPr>
              <w:spacing w:line="360" w:lineRule="auto"/>
              <w:rPr>
                <w:ins w:id="16" w:author="Eduardo Flach" w:date="2026-10-09T11:14:00Z"/>
                <w:i/>
                <w:color w:val="156082"/>
                <w:sz w:val="32"/>
                <w:szCs w:val="32"/>
              </w:rPr>
              <w:pPrChange w:id="17" w:author="Eduardo Flach" w:date="2026-10-12T16:54:00Z">
                <w:pPr>
                  <w:spacing w:line="480" w:lineRule="auto"/>
                </w:pPr>
              </w:pPrChange>
            </w:pPr>
          </w:p>
          <w:p w14:paraId="4C519E27" w14:textId="0BAC4F29" w:rsidR="00E50787" w:rsidRPr="00FE33E5" w:rsidRDefault="00F63493">
            <w:pPr>
              <w:spacing w:line="360" w:lineRule="auto"/>
              <w:rPr>
                <w:i/>
                <w:color w:val="156082"/>
                <w:sz w:val="32"/>
                <w:szCs w:val="32"/>
              </w:rPr>
              <w:pPrChange w:id="18" w:author="Eduardo Flach" w:date="2026-10-12T16:54:00Z">
                <w:pPr>
                  <w:spacing w:line="480" w:lineRule="auto"/>
                </w:pPr>
              </w:pPrChange>
            </w:pPr>
            <w:ins w:id="19" w:author="Eduardo Flach" w:date="2026-10-09T11:11:00Z">
              <w:r w:rsidRPr="00FE33E5">
                <w:rPr>
                  <w:i/>
                  <w:color w:val="156082"/>
                  <w:sz w:val="32"/>
                  <w:szCs w:val="32"/>
                </w:rPr>
                <w:t>2025365</w:t>
              </w:r>
            </w:ins>
          </w:p>
        </w:tc>
        <w:tc>
          <w:tcPr>
            <w:tcW w:w="522" w:type="pct"/>
            <w:tcPrChange w:id="20" w:author="Eduardo Flach" w:date="2026-10-12T16:53:00Z">
              <w:tcPr>
                <w:tcW w:w="5759" w:type="dxa"/>
                <w:gridSpan w:val="2"/>
                <w:tcBorders>
                  <w:top w:val="nil"/>
                  <w:left w:val="nil"/>
                  <w:bottom w:val="nil"/>
                  <w:right w:val="nil"/>
                </w:tcBorders>
              </w:tcPr>
            </w:tcPrChange>
          </w:tcPr>
          <w:p w14:paraId="722D23FE" w14:textId="77777777" w:rsidR="0024408F" w:rsidRPr="00FE33E5" w:rsidRDefault="0024408F">
            <w:pPr>
              <w:spacing w:line="360" w:lineRule="auto"/>
              <w:rPr>
                <w:color w:val="000000"/>
                <w:sz w:val="32"/>
                <w:szCs w:val="32"/>
              </w:rPr>
              <w:pPrChange w:id="21" w:author="Eduardo Flach" w:date="2026-10-12T16:54:00Z">
                <w:pPr>
                  <w:spacing w:line="480" w:lineRule="auto"/>
                </w:pPr>
              </w:pPrChange>
            </w:pPr>
          </w:p>
        </w:tc>
      </w:tr>
      <w:tr w:rsidR="0024408F" w:rsidRPr="00FE33E5" w14:paraId="2E212527" w14:textId="77777777" w:rsidTr="00FE33E5">
        <w:trPr>
          <w:trPrChange w:id="22" w:author="Eduardo Flach" w:date="2026-10-12T16:53:00Z">
            <w:trPr>
              <w:gridAfter w:val="0"/>
            </w:trPr>
          </w:trPrChange>
        </w:trPr>
        <w:tc>
          <w:tcPr>
            <w:tcW w:w="4478" w:type="pct"/>
            <w:hideMark/>
            <w:tcPrChange w:id="23" w:author="Eduardo Flach" w:date="2026-10-12T16:53:00Z">
              <w:tcPr>
                <w:tcW w:w="3256" w:type="dxa"/>
                <w:gridSpan w:val="2"/>
                <w:tcBorders>
                  <w:top w:val="nil"/>
                  <w:left w:val="nil"/>
                  <w:bottom w:val="nil"/>
                  <w:right w:val="nil"/>
                </w:tcBorders>
                <w:hideMark/>
              </w:tcPr>
            </w:tcPrChange>
          </w:tcPr>
          <w:p w14:paraId="32085BBF" w14:textId="77777777" w:rsidR="0024408F" w:rsidRPr="00FE33E5" w:rsidRDefault="0024408F">
            <w:pPr>
              <w:spacing w:line="360" w:lineRule="auto"/>
              <w:rPr>
                <w:ins w:id="24" w:author="naomie mboma" w:date="2026-04-19T22:07:00Z"/>
                <w:i/>
                <w:color w:val="156082"/>
                <w:sz w:val="32"/>
                <w:szCs w:val="32"/>
              </w:rPr>
              <w:pPrChange w:id="25" w:author="Eduardo Flach" w:date="2026-10-12T16:54:00Z">
                <w:pPr>
                  <w:spacing w:line="480" w:lineRule="auto"/>
                </w:pPr>
              </w:pPrChange>
            </w:pPr>
            <w:r w:rsidRPr="00FE33E5">
              <w:rPr>
                <w:i/>
                <w:color w:val="156082"/>
                <w:sz w:val="32"/>
                <w:szCs w:val="32"/>
              </w:rPr>
              <w:t>Module Title</w:t>
            </w:r>
          </w:p>
          <w:p w14:paraId="25760F1A" w14:textId="2FAAA3D2" w:rsidR="00E50787" w:rsidRPr="00FE33E5" w:rsidRDefault="00E50787">
            <w:pPr>
              <w:spacing w:line="360" w:lineRule="auto"/>
              <w:rPr>
                <w:i/>
                <w:color w:val="156082"/>
                <w:sz w:val="32"/>
                <w:szCs w:val="32"/>
              </w:rPr>
              <w:pPrChange w:id="26" w:author="Eduardo Flach" w:date="2026-10-12T16:54:00Z">
                <w:pPr>
                  <w:spacing w:line="480" w:lineRule="auto"/>
                </w:pPr>
              </w:pPrChange>
            </w:pPr>
            <w:ins w:id="27" w:author="naomie mboma" w:date="2026-04-19T22:07:00Z">
              <w:r w:rsidRPr="00FE33E5">
                <w:rPr>
                  <w:i/>
                  <w:color w:val="156082"/>
                  <w:sz w:val="32"/>
                  <w:szCs w:val="32"/>
                  <w:highlight w:val="yellow"/>
                  <w:rPrChange w:id="28" w:author="Eduardo Flach" w:date="2026-10-12T16:53:00Z">
                    <w:rPr>
                      <w:i/>
                      <w:color w:val="156082"/>
                      <w:sz w:val="32"/>
                      <w:szCs w:val="32"/>
                    </w:rPr>
                  </w:rPrChange>
                </w:rPr>
                <w:t>Machine learning</w:t>
              </w:r>
            </w:ins>
            <w:ins w:id="29" w:author="Eduardo Flach" w:date="2026-10-09T11:13:00Z">
              <w:r w:rsidR="00F63493" w:rsidRPr="00FE33E5">
                <w:rPr>
                  <w:i/>
                  <w:color w:val="156082"/>
                  <w:sz w:val="32"/>
                  <w:szCs w:val="32"/>
                </w:rPr>
                <w:t xml:space="preserve"> – CA1</w:t>
              </w:r>
            </w:ins>
          </w:p>
        </w:tc>
        <w:tc>
          <w:tcPr>
            <w:tcW w:w="522" w:type="pct"/>
            <w:tcPrChange w:id="30" w:author="Eduardo Flach" w:date="2026-10-12T16:53:00Z">
              <w:tcPr>
                <w:tcW w:w="5759" w:type="dxa"/>
                <w:gridSpan w:val="2"/>
                <w:tcBorders>
                  <w:top w:val="nil"/>
                  <w:left w:val="nil"/>
                  <w:bottom w:val="nil"/>
                  <w:right w:val="nil"/>
                </w:tcBorders>
              </w:tcPr>
            </w:tcPrChange>
          </w:tcPr>
          <w:p w14:paraId="3D2E23D3" w14:textId="77777777" w:rsidR="0024408F" w:rsidRPr="00FE33E5" w:rsidRDefault="0024408F">
            <w:pPr>
              <w:spacing w:line="360" w:lineRule="auto"/>
              <w:rPr>
                <w:color w:val="000000"/>
                <w:sz w:val="32"/>
                <w:szCs w:val="32"/>
              </w:rPr>
              <w:pPrChange w:id="31" w:author="Eduardo Flach" w:date="2026-10-12T16:54:00Z">
                <w:pPr>
                  <w:spacing w:line="480" w:lineRule="auto"/>
                </w:pPr>
              </w:pPrChange>
            </w:pPr>
          </w:p>
        </w:tc>
      </w:tr>
      <w:tr w:rsidR="0024408F" w:rsidRPr="00FE33E5" w14:paraId="6FA45D14" w14:textId="77777777" w:rsidTr="00FE33E5">
        <w:trPr>
          <w:trPrChange w:id="32" w:author="Eduardo Flach" w:date="2026-10-12T16:53:00Z">
            <w:trPr>
              <w:gridAfter w:val="0"/>
            </w:trPr>
          </w:trPrChange>
        </w:trPr>
        <w:tc>
          <w:tcPr>
            <w:tcW w:w="4478" w:type="pct"/>
            <w:hideMark/>
            <w:tcPrChange w:id="33" w:author="Eduardo Flach" w:date="2026-10-12T16:53:00Z">
              <w:tcPr>
                <w:tcW w:w="3256" w:type="dxa"/>
                <w:gridSpan w:val="2"/>
                <w:tcBorders>
                  <w:top w:val="nil"/>
                  <w:left w:val="nil"/>
                  <w:bottom w:val="nil"/>
                  <w:right w:val="nil"/>
                </w:tcBorders>
                <w:hideMark/>
              </w:tcPr>
            </w:tcPrChange>
          </w:tcPr>
          <w:p w14:paraId="542B2E61" w14:textId="77777777" w:rsidR="0024408F" w:rsidRPr="00FE33E5" w:rsidRDefault="0024408F">
            <w:pPr>
              <w:spacing w:line="360" w:lineRule="auto"/>
              <w:rPr>
                <w:ins w:id="34" w:author="naomie mboma" w:date="2026-04-19T22:10:00Z"/>
                <w:i/>
                <w:color w:val="156082"/>
                <w:sz w:val="32"/>
                <w:szCs w:val="32"/>
              </w:rPr>
              <w:pPrChange w:id="35" w:author="Eduardo Flach" w:date="2026-10-12T16:54:00Z">
                <w:pPr>
                  <w:spacing w:line="480" w:lineRule="auto"/>
                </w:pPr>
              </w:pPrChange>
            </w:pPr>
            <w:r w:rsidRPr="00FE33E5">
              <w:rPr>
                <w:i/>
                <w:color w:val="156082"/>
                <w:sz w:val="32"/>
                <w:szCs w:val="32"/>
              </w:rPr>
              <w:t>Assessment Title</w:t>
            </w:r>
          </w:p>
          <w:p w14:paraId="489B184B" w14:textId="297E48C6" w:rsidR="00E50787" w:rsidRPr="00FE33E5" w:rsidRDefault="00E50787">
            <w:pPr>
              <w:spacing w:line="360" w:lineRule="auto"/>
              <w:rPr>
                <w:i/>
                <w:color w:val="156082"/>
                <w:sz w:val="32"/>
                <w:szCs w:val="32"/>
              </w:rPr>
              <w:pPrChange w:id="36" w:author="Eduardo Flach" w:date="2026-10-12T16:54:00Z">
                <w:pPr>
                  <w:spacing w:line="480" w:lineRule="auto"/>
                </w:pPr>
              </w:pPrChange>
            </w:pPr>
            <w:ins w:id="37" w:author="naomie mboma" w:date="2026-04-19T22:11:00Z">
              <w:r w:rsidRPr="00FE33E5">
                <w:rPr>
                  <w:i/>
                  <w:color w:val="156082"/>
                  <w:sz w:val="32"/>
                  <w:szCs w:val="32"/>
                  <w:highlight w:val="yellow"/>
                  <w:rPrChange w:id="38" w:author="Eduardo Flach" w:date="2026-10-12T16:53:00Z">
                    <w:rPr>
                      <w:i/>
                      <w:color w:val="156082"/>
                      <w:sz w:val="32"/>
                      <w:szCs w:val="32"/>
                    </w:rPr>
                  </w:rPrChange>
                </w:rPr>
                <w:t xml:space="preserve">Machine Learning for </w:t>
              </w:r>
              <w:proofErr w:type="spellStart"/>
              <w:r w:rsidRPr="00FE33E5">
                <w:rPr>
                  <w:i/>
                  <w:color w:val="156082"/>
                  <w:sz w:val="32"/>
                  <w:szCs w:val="32"/>
                  <w:highlight w:val="yellow"/>
                  <w:rPrChange w:id="39" w:author="Eduardo Flach" w:date="2026-10-12T16:53:00Z">
                    <w:rPr>
                      <w:i/>
                      <w:color w:val="156082"/>
                      <w:sz w:val="32"/>
                      <w:szCs w:val="32"/>
                    </w:rPr>
                  </w:rPrChange>
                </w:rPr>
                <w:t>Businness</w:t>
              </w:r>
            </w:ins>
            <w:proofErr w:type="spellEnd"/>
          </w:p>
        </w:tc>
        <w:tc>
          <w:tcPr>
            <w:tcW w:w="522" w:type="pct"/>
            <w:tcPrChange w:id="40" w:author="Eduardo Flach" w:date="2026-10-12T16:53:00Z">
              <w:tcPr>
                <w:tcW w:w="5759" w:type="dxa"/>
                <w:gridSpan w:val="2"/>
                <w:tcBorders>
                  <w:top w:val="nil"/>
                  <w:left w:val="nil"/>
                  <w:bottom w:val="nil"/>
                  <w:right w:val="nil"/>
                </w:tcBorders>
              </w:tcPr>
            </w:tcPrChange>
          </w:tcPr>
          <w:p w14:paraId="00FFC7E5" w14:textId="77777777" w:rsidR="0024408F" w:rsidRPr="00FE33E5" w:rsidRDefault="0024408F">
            <w:pPr>
              <w:spacing w:line="360" w:lineRule="auto"/>
              <w:rPr>
                <w:color w:val="000000"/>
                <w:sz w:val="32"/>
                <w:szCs w:val="32"/>
              </w:rPr>
              <w:pPrChange w:id="41" w:author="Eduardo Flach" w:date="2026-10-12T16:54:00Z">
                <w:pPr>
                  <w:spacing w:line="480" w:lineRule="auto"/>
                </w:pPr>
              </w:pPrChange>
            </w:pPr>
          </w:p>
        </w:tc>
      </w:tr>
      <w:tr w:rsidR="0024408F" w:rsidRPr="00FE33E5" w14:paraId="60AB0230" w14:textId="77777777" w:rsidTr="00FE33E5">
        <w:trPr>
          <w:trPrChange w:id="42" w:author="Eduardo Flach" w:date="2026-10-12T16:53:00Z">
            <w:trPr>
              <w:gridAfter w:val="0"/>
            </w:trPr>
          </w:trPrChange>
        </w:trPr>
        <w:tc>
          <w:tcPr>
            <w:tcW w:w="4478" w:type="pct"/>
            <w:hideMark/>
            <w:tcPrChange w:id="43" w:author="Eduardo Flach" w:date="2026-10-12T16:53:00Z">
              <w:tcPr>
                <w:tcW w:w="3256" w:type="dxa"/>
                <w:gridSpan w:val="2"/>
                <w:tcBorders>
                  <w:top w:val="nil"/>
                  <w:left w:val="nil"/>
                  <w:bottom w:val="nil"/>
                  <w:right w:val="nil"/>
                </w:tcBorders>
                <w:hideMark/>
              </w:tcPr>
            </w:tcPrChange>
          </w:tcPr>
          <w:p w14:paraId="3BA3412A" w14:textId="77777777" w:rsidR="0024408F" w:rsidRPr="00FE33E5" w:rsidRDefault="0024408F">
            <w:pPr>
              <w:spacing w:line="360" w:lineRule="auto"/>
              <w:rPr>
                <w:ins w:id="44" w:author="naomie mboma" w:date="2026-04-19T22:10:00Z"/>
                <w:i/>
                <w:color w:val="156082"/>
                <w:sz w:val="32"/>
                <w:szCs w:val="32"/>
              </w:rPr>
              <w:pPrChange w:id="45" w:author="Eduardo Flach" w:date="2026-10-12T16:54:00Z">
                <w:pPr>
                  <w:spacing w:line="480" w:lineRule="auto"/>
                </w:pPr>
              </w:pPrChange>
            </w:pPr>
            <w:r w:rsidRPr="00FE33E5">
              <w:rPr>
                <w:i/>
                <w:color w:val="156082"/>
                <w:sz w:val="32"/>
                <w:szCs w:val="32"/>
              </w:rPr>
              <w:t>Lecturer/Supervisor</w:t>
            </w:r>
          </w:p>
          <w:p w14:paraId="0F93ADA6" w14:textId="43C4B43E" w:rsidR="00E50787" w:rsidRPr="00FE33E5" w:rsidRDefault="00E50787">
            <w:pPr>
              <w:spacing w:line="360" w:lineRule="auto"/>
              <w:rPr>
                <w:i/>
                <w:color w:val="156082"/>
                <w:sz w:val="32"/>
                <w:szCs w:val="32"/>
              </w:rPr>
              <w:pPrChange w:id="46" w:author="Eduardo Flach" w:date="2026-10-12T16:54:00Z">
                <w:pPr>
                  <w:spacing w:line="480" w:lineRule="auto"/>
                </w:pPr>
              </w:pPrChange>
            </w:pPr>
            <w:ins w:id="47" w:author="naomie mboma" w:date="2026-04-19T22:10:00Z">
              <w:r w:rsidRPr="00FE33E5">
                <w:rPr>
                  <w:i/>
                  <w:color w:val="156082"/>
                  <w:sz w:val="32"/>
                  <w:szCs w:val="32"/>
                </w:rPr>
                <w:t xml:space="preserve">Muhammad </w:t>
              </w:r>
              <w:proofErr w:type="spellStart"/>
              <w:r w:rsidRPr="00FE33E5">
                <w:rPr>
                  <w:i/>
                  <w:color w:val="156082"/>
                  <w:sz w:val="32"/>
                  <w:szCs w:val="32"/>
                </w:rPr>
                <w:t>lqbal</w:t>
              </w:r>
            </w:ins>
            <w:proofErr w:type="spellEnd"/>
          </w:p>
        </w:tc>
        <w:tc>
          <w:tcPr>
            <w:tcW w:w="522" w:type="pct"/>
            <w:tcPrChange w:id="48" w:author="Eduardo Flach" w:date="2026-10-12T16:53:00Z">
              <w:tcPr>
                <w:tcW w:w="5759" w:type="dxa"/>
                <w:gridSpan w:val="2"/>
                <w:tcBorders>
                  <w:top w:val="nil"/>
                  <w:left w:val="nil"/>
                  <w:bottom w:val="nil"/>
                  <w:right w:val="nil"/>
                </w:tcBorders>
              </w:tcPr>
            </w:tcPrChange>
          </w:tcPr>
          <w:p w14:paraId="2F796F2E" w14:textId="77777777" w:rsidR="0024408F" w:rsidRPr="00FE33E5" w:rsidRDefault="0024408F">
            <w:pPr>
              <w:spacing w:line="360" w:lineRule="auto"/>
              <w:rPr>
                <w:color w:val="000000"/>
                <w:sz w:val="32"/>
                <w:szCs w:val="32"/>
              </w:rPr>
              <w:pPrChange w:id="49" w:author="Eduardo Flach" w:date="2026-10-12T16:54:00Z">
                <w:pPr>
                  <w:spacing w:line="480" w:lineRule="auto"/>
                </w:pPr>
              </w:pPrChange>
            </w:pPr>
          </w:p>
        </w:tc>
      </w:tr>
      <w:tr w:rsidR="0024408F" w:rsidRPr="00FE33E5" w14:paraId="4E5581C9" w14:textId="77777777" w:rsidTr="00FE33E5">
        <w:trPr>
          <w:trPrChange w:id="50" w:author="Eduardo Flach" w:date="2026-10-12T16:53:00Z">
            <w:trPr>
              <w:gridAfter w:val="0"/>
            </w:trPr>
          </w:trPrChange>
        </w:trPr>
        <w:tc>
          <w:tcPr>
            <w:tcW w:w="4478" w:type="pct"/>
            <w:hideMark/>
            <w:tcPrChange w:id="51" w:author="Eduardo Flach" w:date="2026-10-12T16:53:00Z">
              <w:tcPr>
                <w:tcW w:w="3256" w:type="dxa"/>
                <w:gridSpan w:val="2"/>
                <w:tcBorders>
                  <w:top w:val="nil"/>
                  <w:left w:val="nil"/>
                  <w:bottom w:val="nil"/>
                  <w:right w:val="nil"/>
                </w:tcBorders>
                <w:hideMark/>
              </w:tcPr>
            </w:tcPrChange>
          </w:tcPr>
          <w:p w14:paraId="6A8415D4" w14:textId="77777777" w:rsidR="0024408F" w:rsidRPr="00FE33E5" w:rsidRDefault="0024408F">
            <w:pPr>
              <w:spacing w:line="360" w:lineRule="auto"/>
              <w:rPr>
                <w:ins w:id="52" w:author="naomie mboma" w:date="2026-04-19T22:08:00Z"/>
                <w:i/>
                <w:color w:val="156082"/>
                <w:sz w:val="32"/>
                <w:szCs w:val="32"/>
              </w:rPr>
              <w:pPrChange w:id="53" w:author="Eduardo Flach" w:date="2026-10-12T16:54:00Z">
                <w:pPr>
                  <w:spacing w:line="480" w:lineRule="auto"/>
                </w:pPr>
              </w:pPrChange>
            </w:pPr>
            <w:r w:rsidRPr="00FE33E5">
              <w:rPr>
                <w:i/>
                <w:color w:val="156082"/>
                <w:sz w:val="32"/>
                <w:szCs w:val="32"/>
              </w:rPr>
              <w:t>Assessment Due Date</w:t>
            </w:r>
          </w:p>
          <w:p w14:paraId="1B7FDA69" w14:textId="336F078B" w:rsidR="00E50787" w:rsidRPr="00FE33E5" w:rsidRDefault="00F63493">
            <w:pPr>
              <w:spacing w:line="360" w:lineRule="auto"/>
              <w:rPr>
                <w:i/>
                <w:color w:val="156082"/>
                <w:sz w:val="32"/>
                <w:szCs w:val="32"/>
              </w:rPr>
              <w:pPrChange w:id="54" w:author="Eduardo Flach" w:date="2026-10-12T16:54:00Z">
                <w:pPr>
                  <w:spacing w:line="480" w:lineRule="auto"/>
                </w:pPr>
              </w:pPrChange>
            </w:pPr>
            <w:ins w:id="55" w:author="Eduardo Flach" w:date="2026-10-09T11:14:00Z">
              <w:r w:rsidRPr="00FE33E5">
                <w:rPr>
                  <w:i/>
                  <w:color w:val="156082"/>
                  <w:sz w:val="32"/>
                  <w:szCs w:val="32"/>
                </w:rPr>
                <w:t>25</w:t>
              </w:r>
            </w:ins>
            <w:ins w:id="56" w:author="naomie mboma" w:date="2026-04-19T22:08:00Z">
              <w:del w:id="57" w:author="Eduardo Flach" w:date="2026-10-09T11:14:00Z">
                <w:r w:rsidR="00E50787" w:rsidRPr="00FE33E5" w:rsidDel="00F63493">
                  <w:rPr>
                    <w:i/>
                    <w:color w:val="156082"/>
                    <w:sz w:val="32"/>
                    <w:szCs w:val="32"/>
                  </w:rPr>
                  <w:delText>1</w:delText>
                </w:r>
              </w:del>
            </w:ins>
            <w:ins w:id="58" w:author="naomie mboma" w:date="2026-04-19T22:11:00Z">
              <w:del w:id="59" w:author="Eduardo Flach" w:date="2026-10-09T11:14:00Z">
                <w:r w:rsidR="00E50787" w:rsidRPr="00FE33E5" w:rsidDel="00F63493">
                  <w:rPr>
                    <w:i/>
                    <w:color w:val="156082"/>
                    <w:sz w:val="32"/>
                    <w:szCs w:val="32"/>
                  </w:rPr>
                  <w:delText>2</w:delText>
                </w:r>
              </w:del>
              <w:r w:rsidR="00E50787" w:rsidRPr="00FE33E5">
                <w:rPr>
                  <w:i/>
                  <w:color w:val="156082"/>
                  <w:sz w:val="32"/>
                  <w:szCs w:val="32"/>
                </w:rPr>
                <w:t>/</w:t>
              </w:r>
            </w:ins>
            <w:ins w:id="60" w:author="Eduardo Flach" w:date="2026-10-09T11:14:00Z">
              <w:r w:rsidRPr="00FE33E5">
                <w:rPr>
                  <w:i/>
                  <w:color w:val="156082"/>
                  <w:sz w:val="32"/>
                  <w:szCs w:val="32"/>
                </w:rPr>
                <w:t>10</w:t>
              </w:r>
            </w:ins>
            <w:ins w:id="61" w:author="naomie mboma" w:date="2026-04-19T22:11:00Z">
              <w:del w:id="62" w:author="Eduardo Flach" w:date="2026-10-09T11:14:00Z">
                <w:r w:rsidR="00E50787" w:rsidRPr="00FE33E5" w:rsidDel="00F63493">
                  <w:rPr>
                    <w:i/>
                    <w:color w:val="156082"/>
                    <w:sz w:val="32"/>
                    <w:szCs w:val="32"/>
                  </w:rPr>
                  <w:delText>03</w:delText>
                </w:r>
              </w:del>
              <w:r w:rsidR="00E50787" w:rsidRPr="00FE33E5">
                <w:rPr>
                  <w:i/>
                  <w:color w:val="156082"/>
                  <w:sz w:val="32"/>
                  <w:szCs w:val="32"/>
                </w:rPr>
                <w:t>/2026</w:t>
              </w:r>
            </w:ins>
          </w:p>
        </w:tc>
        <w:tc>
          <w:tcPr>
            <w:tcW w:w="522" w:type="pct"/>
            <w:tcPrChange w:id="63" w:author="Eduardo Flach" w:date="2026-10-12T16:53:00Z">
              <w:tcPr>
                <w:tcW w:w="5759" w:type="dxa"/>
                <w:gridSpan w:val="2"/>
                <w:tcBorders>
                  <w:top w:val="nil"/>
                  <w:left w:val="nil"/>
                  <w:bottom w:val="nil"/>
                  <w:right w:val="nil"/>
                </w:tcBorders>
              </w:tcPr>
            </w:tcPrChange>
          </w:tcPr>
          <w:p w14:paraId="12EAA1FF" w14:textId="77777777" w:rsidR="0024408F" w:rsidRPr="00FE33E5" w:rsidRDefault="0024408F">
            <w:pPr>
              <w:spacing w:line="360" w:lineRule="auto"/>
              <w:rPr>
                <w:color w:val="000000"/>
                <w:sz w:val="32"/>
                <w:szCs w:val="32"/>
              </w:rPr>
              <w:pPrChange w:id="64" w:author="Eduardo Flach" w:date="2026-10-12T16:54:00Z">
                <w:pPr>
                  <w:spacing w:line="480" w:lineRule="auto"/>
                </w:pPr>
              </w:pPrChange>
            </w:pPr>
          </w:p>
        </w:tc>
      </w:tr>
      <w:tr w:rsidR="0024408F" w:rsidRPr="00FE33E5" w14:paraId="056D6F5B" w14:textId="77777777" w:rsidTr="00FE33E5">
        <w:trPr>
          <w:trPrChange w:id="65" w:author="Eduardo Flach" w:date="2026-10-12T16:53:00Z">
            <w:trPr>
              <w:gridAfter w:val="0"/>
            </w:trPr>
          </w:trPrChange>
        </w:trPr>
        <w:tc>
          <w:tcPr>
            <w:tcW w:w="4478" w:type="pct"/>
            <w:hideMark/>
            <w:tcPrChange w:id="66" w:author="Eduardo Flach" w:date="2026-10-12T16:53:00Z">
              <w:tcPr>
                <w:tcW w:w="3256" w:type="dxa"/>
                <w:gridSpan w:val="2"/>
                <w:tcBorders>
                  <w:top w:val="nil"/>
                  <w:left w:val="nil"/>
                  <w:bottom w:val="nil"/>
                  <w:right w:val="nil"/>
                </w:tcBorders>
                <w:hideMark/>
              </w:tcPr>
            </w:tcPrChange>
          </w:tcPr>
          <w:p w14:paraId="487A957A" w14:textId="77777777" w:rsidR="0024408F" w:rsidRPr="00FE33E5" w:rsidRDefault="0024408F">
            <w:pPr>
              <w:spacing w:line="360" w:lineRule="auto"/>
              <w:rPr>
                <w:ins w:id="67" w:author="naomie mboma" w:date="2026-04-19T22:08:00Z"/>
                <w:i/>
                <w:color w:val="156082"/>
                <w:sz w:val="32"/>
                <w:szCs w:val="32"/>
              </w:rPr>
              <w:pPrChange w:id="68" w:author="Eduardo Flach" w:date="2026-10-12T16:54:00Z">
                <w:pPr>
                  <w:spacing w:line="480" w:lineRule="auto"/>
                </w:pPr>
              </w:pPrChange>
            </w:pPr>
            <w:r w:rsidRPr="00FE33E5">
              <w:rPr>
                <w:i/>
                <w:color w:val="156082"/>
                <w:sz w:val="32"/>
                <w:szCs w:val="32"/>
              </w:rPr>
              <w:t>Date of Submission</w:t>
            </w:r>
          </w:p>
          <w:p w14:paraId="4160E72B" w14:textId="57726F99" w:rsidR="00E50787" w:rsidRPr="00FE33E5" w:rsidRDefault="00E50787">
            <w:pPr>
              <w:spacing w:line="360" w:lineRule="auto"/>
              <w:rPr>
                <w:i/>
                <w:color w:val="156082"/>
                <w:sz w:val="32"/>
                <w:szCs w:val="32"/>
              </w:rPr>
              <w:pPrChange w:id="69" w:author="Eduardo Flach" w:date="2026-10-12T16:54:00Z">
                <w:pPr>
                  <w:spacing w:line="480" w:lineRule="auto"/>
                </w:pPr>
              </w:pPrChange>
            </w:pPr>
            <w:ins w:id="70" w:author="naomie mboma" w:date="2026-04-19T22:08:00Z">
              <w:r w:rsidRPr="00FE33E5">
                <w:rPr>
                  <w:i/>
                  <w:color w:val="156082"/>
                  <w:sz w:val="32"/>
                  <w:szCs w:val="32"/>
                </w:rPr>
                <w:t>19/04/</w:t>
              </w:r>
            </w:ins>
            <w:ins w:id="71" w:author="naomie mboma" w:date="2026-04-19T22:09:00Z">
              <w:r w:rsidRPr="00FE33E5">
                <w:rPr>
                  <w:i/>
                  <w:color w:val="156082"/>
                  <w:sz w:val="32"/>
                  <w:szCs w:val="32"/>
                </w:rPr>
                <w:t>2026</w:t>
              </w:r>
            </w:ins>
          </w:p>
        </w:tc>
        <w:tc>
          <w:tcPr>
            <w:tcW w:w="522" w:type="pct"/>
            <w:tcPrChange w:id="72" w:author="Eduardo Flach" w:date="2026-10-12T16:53:00Z">
              <w:tcPr>
                <w:tcW w:w="5759" w:type="dxa"/>
                <w:gridSpan w:val="2"/>
                <w:tcBorders>
                  <w:top w:val="nil"/>
                  <w:left w:val="nil"/>
                  <w:bottom w:val="nil"/>
                  <w:right w:val="nil"/>
                </w:tcBorders>
              </w:tcPr>
            </w:tcPrChange>
          </w:tcPr>
          <w:p w14:paraId="3D912CB8" w14:textId="77777777" w:rsidR="0024408F" w:rsidRPr="00FE33E5" w:rsidRDefault="0024408F">
            <w:pPr>
              <w:spacing w:line="360" w:lineRule="auto"/>
              <w:rPr>
                <w:color w:val="000000"/>
                <w:sz w:val="32"/>
                <w:szCs w:val="32"/>
              </w:rPr>
              <w:pPrChange w:id="73" w:author="Eduardo Flach" w:date="2026-10-12T16:54:00Z">
                <w:pPr>
                  <w:spacing w:line="480" w:lineRule="auto"/>
                </w:pPr>
              </w:pPrChange>
            </w:pPr>
          </w:p>
        </w:tc>
      </w:tr>
    </w:tbl>
    <w:p w14:paraId="0F17AA7B" w14:textId="77777777" w:rsidR="00FE33E5" w:rsidRDefault="00FE33E5">
      <w:pPr>
        <w:rPr>
          <w:ins w:id="74" w:author="Eduardo Flach" w:date="2026-10-12T16:53:00Z"/>
          <w:b/>
          <w:color w:val="156082"/>
          <w:sz w:val="32"/>
          <w:szCs w:val="32"/>
        </w:rPr>
      </w:pPr>
    </w:p>
    <w:p w14:paraId="7B747F89" w14:textId="77777777" w:rsidR="00FE33E5" w:rsidRDefault="00FE33E5">
      <w:pPr>
        <w:rPr>
          <w:ins w:id="75" w:author="Eduardo Flach" w:date="2026-10-12T16:54:00Z"/>
          <w:b/>
          <w:color w:val="156082"/>
          <w:sz w:val="32"/>
          <w:szCs w:val="32"/>
        </w:rPr>
      </w:pPr>
    </w:p>
    <w:p w14:paraId="05B6A920" w14:textId="77777777" w:rsidR="00FE33E5" w:rsidRDefault="00FE33E5">
      <w:pPr>
        <w:rPr>
          <w:ins w:id="76" w:author="Eduardo Flach" w:date="2026-10-12T16:54:00Z"/>
          <w:b/>
          <w:color w:val="156082"/>
          <w:sz w:val="32"/>
          <w:szCs w:val="32"/>
        </w:rPr>
      </w:pPr>
    </w:p>
    <w:p w14:paraId="09A2DE20" w14:textId="77777777" w:rsidR="00FE33E5" w:rsidRDefault="00FE33E5">
      <w:pPr>
        <w:rPr>
          <w:ins w:id="77" w:author="Eduardo Flach" w:date="2026-10-12T16:53:00Z"/>
          <w:b/>
          <w:color w:val="156082"/>
          <w:sz w:val="32"/>
          <w:szCs w:val="32"/>
        </w:rPr>
      </w:pPr>
    </w:p>
    <w:p w14:paraId="406FCFDF" w14:textId="538048C5" w:rsidR="0051184F" w:rsidRDefault="00E73B14">
      <w:pPr>
        <w:rPr>
          <w:b/>
          <w:color w:val="156082"/>
          <w:sz w:val="32"/>
          <w:szCs w:val="32"/>
        </w:rPr>
      </w:pPr>
      <w:r>
        <w:rPr>
          <w:b/>
          <w:color w:val="156082"/>
          <w:sz w:val="32"/>
          <w:szCs w:val="32"/>
        </w:rPr>
        <w:lastRenderedPageBreak/>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D6E9AD7" w14:textId="77777777" w:rsidR="0051184F" w:rsidRDefault="00E73B14">
      <w:pPr>
        <w:rPr>
          <w:b/>
          <w:sz w:val="28"/>
          <w:szCs w:val="28"/>
        </w:rPr>
      </w:pPr>
      <w:r>
        <w:rPr>
          <w:sz w:val="28"/>
          <w:szCs w:val="28"/>
        </w:rPr>
        <w:t xml:space="preserve">I acknowledge the use of </w:t>
      </w:r>
      <w:r>
        <w:rPr>
          <w:b/>
          <w:sz w:val="28"/>
          <w:szCs w:val="28"/>
        </w:rPr>
        <w:t>[enter name of the AI tool you used]</w:t>
      </w:r>
      <w:r>
        <w:rPr>
          <w:sz w:val="28"/>
          <w:szCs w:val="28"/>
        </w:rPr>
        <w:t xml:space="preserve"> for the purpose of </w:t>
      </w:r>
      <w:r>
        <w:rPr>
          <w:b/>
          <w:sz w:val="28"/>
          <w:szCs w:val="28"/>
        </w:rPr>
        <w:t xml:space="preserve">[provide a brief explanation of how you used the tool]. </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3CB77128" w14:textId="77777777" w:rsidR="0051184F" w:rsidRDefault="00E73B14">
      <w:pPr>
        <w:rPr>
          <w:rFonts w:ascii="Aptos" w:eastAsia="Aptos" w:hAnsi="Aptos" w:cs="Aptos"/>
          <w:b/>
          <w:color w:val="FF0000"/>
          <w:sz w:val="30"/>
          <w:szCs w:val="30"/>
          <w:u w:val="single"/>
        </w:rPr>
      </w:pPr>
      <w:r>
        <w:rPr>
          <w:rFonts w:ascii="Aptos" w:eastAsia="Aptos" w:hAnsi="Aptos" w:cs="Aptos"/>
          <w:b/>
          <w:color w:val="FF0000"/>
          <w:sz w:val="30"/>
          <w:szCs w:val="30"/>
          <w:u w:val="single"/>
        </w:rPr>
        <w:lastRenderedPageBreak/>
        <w:t>Please read all the instructions on this document carefully!!!</w:t>
      </w:r>
    </w:p>
    <w:p w14:paraId="647CEC7D" w14:textId="77777777" w:rsidR="0051184F" w:rsidRDefault="0051184F">
      <w:pPr>
        <w:rPr>
          <w:rFonts w:ascii="Aptos" w:eastAsia="Aptos" w:hAnsi="Aptos" w:cs="Aptos"/>
          <w:color w:val="FF0000"/>
          <w:sz w:val="24"/>
          <w:szCs w:val="24"/>
        </w:rPr>
      </w:pPr>
    </w:p>
    <w:p w14:paraId="278952E6" w14:textId="77777777" w:rsidR="0051184F" w:rsidRDefault="00E73B14">
      <w:pPr>
        <w:rPr>
          <w:rFonts w:ascii="Aptos" w:eastAsia="Aptos" w:hAnsi="Aptos" w:cs="Aptos"/>
          <w:b/>
          <w:color w:val="FF0000"/>
          <w:sz w:val="24"/>
          <w:szCs w:val="24"/>
        </w:rPr>
      </w:pPr>
      <w:r>
        <w:rPr>
          <w:rFonts w:ascii="Aptos" w:eastAsia="Aptos" w:hAnsi="Aptos" w:cs="Aptos"/>
          <w:b/>
          <w:color w:val="FF0000"/>
          <w:sz w:val="24"/>
          <w:szCs w:val="24"/>
        </w:rPr>
        <w:t>Filling out the cover sheet</w:t>
      </w:r>
    </w:p>
    <w:p w14:paraId="5A3E1313" w14:textId="77777777" w:rsidR="0051184F" w:rsidRDefault="0051184F">
      <w:pPr>
        <w:rPr>
          <w:rFonts w:ascii="Aptos" w:eastAsia="Aptos" w:hAnsi="Aptos" w:cs="Aptos"/>
          <w:b/>
          <w:color w:val="FF0000"/>
          <w:sz w:val="24"/>
          <w:szCs w:val="24"/>
        </w:rPr>
      </w:pPr>
    </w:p>
    <w:p w14:paraId="1A6EB1B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Fill out the top section of the cover page with all the required information.</w:t>
      </w:r>
    </w:p>
    <w:p w14:paraId="23A4B650" w14:textId="77777777" w:rsidR="0051184F" w:rsidRDefault="0051184F">
      <w:pPr>
        <w:rPr>
          <w:rFonts w:ascii="Aptos" w:eastAsia="Aptos" w:hAnsi="Aptos" w:cs="Aptos"/>
          <w:color w:val="FF0000"/>
          <w:sz w:val="24"/>
          <w:szCs w:val="24"/>
        </w:rPr>
      </w:pPr>
    </w:p>
    <w:p w14:paraId="00F2E612"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 the "Use of AI" section, choose the statement that accurately reflects your work:</w:t>
      </w:r>
    </w:p>
    <w:p w14:paraId="0170ED33" w14:textId="77777777" w:rsidR="0051184F" w:rsidRDefault="0051184F">
      <w:pPr>
        <w:rPr>
          <w:rFonts w:ascii="Aptos" w:eastAsia="Aptos" w:hAnsi="Aptos" w:cs="Aptos"/>
          <w:b/>
          <w:color w:val="FF0000"/>
          <w:sz w:val="24"/>
          <w:szCs w:val="24"/>
        </w:rPr>
      </w:pPr>
    </w:p>
    <w:p w14:paraId="64487AE5"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utilized AI</w:t>
      </w:r>
      <w:r>
        <w:rPr>
          <w:rFonts w:ascii="Aptos" w:eastAsia="Aptos" w:hAnsi="Aptos" w:cs="Aptos"/>
          <w:color w:val="FF0000"/>
          <w:sz w:val="24"/>
          <w:szCs w:val="24"/>
        </w:rPr>
        <w:t>: select the first statement. Provide details about the AI tool used and its application. Delete the second statement.</w:t>
      </w:r>
    </w:p>
    <w:p w14:paraId="4B9F7F76"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Example: "I acknowledge the use of Grammarly for improving spelling and grammar."</w:t>
      </w:r>
    </w:p>
    <w:p w14:paraId="40E9C26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OR: "I acknowledge the use of ChatGPT for structuring the assignment."</w:t>
      </w:r>
    </w:p>
    <w:p w14:paraId="62D4093D"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7B7353DB"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Information on how to reference AI tools is available in the Harvard Referencing Handbook, which can be downloaded at:</w:t>
      </w:r>
      <w:r>
        <w:t xml:space="preserve"> </w:t>
      </w:r>
      <w:r>
        <w:rPr>
          <w:rFonts w:ascii="Aptos" w:eastAsia="Aptos" w:hAnsi="Aptos" w:cs="Aptos"/>
          <w:color w:val="FF0000"/>
          <w:sz w:val="24"/>
          <w:szCs w:val="24"/>
        </w:rPr>
        <w:t>https://library.cct.ie/referencing/harvard</w:t>
      </w:r>
    </w:p>
    <w:p w14:paraId="1264EB94" w14:textId="77777777" w:rsidR="0051184F" w:rsidRDefault="0051184F">
      <w:pPr>
        <w:rPr>
          <w:rFonts w:ascii="Aptos" w:eastAsia="Aptos" w:hAnsi="Aptos" w:cs="Aptos"/>
          <w:b/>
          <w:color w:val="FF0000"/>
          <w:sz w:val="24"/>
          <w:szCs w:val="24"/>
        </w:rPr>
      </w:pPr>
    </w:p>
    <w:p w14:paraId="44AE3959"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did not use AI tools</w:t>
      </w:r>
      <w:r>
        <w:rPr>
          <w:rFonts w:ascii="Aptos" w:eastAsia="Aptos" w:hAnsi="Aptos" w:cs="Aptos"/>
          <w:color w:val="FF0000"/>
          <w:sz w:val="24"/>
          <w:szCs w:val="24"/>
        </w:rPr>
        <w:t>: delete the first statement and keep the second one.</w:t>
      </w:r>
    </w:p>
    <w:p w14:paraId="43A616D5" w14:textId="77777777" w:rsidR="00A034FB" w:rsidRDefault="00A034FB">
      <w:pPr>
        <w:rPr>
          <w:rFonts w:ascii="Aptos" w:eastAsia="Aptos" w:hAnsi="Aptos" w:cs="Aptos"/>
          <w:color w:val="FF0000"/>
          <w:sz w:val="24"/>
          <w:szCs w:val="24"/>
        </w:rPr>
      </w:pPr>
    </w:p>
    <w:p w14:paraId="530D2030" w14:textId="77777777" w:rsidR="00A034FB" w:rsidRPr="008D49C4" w:rsidRDefault="00A034FB" w:rsidP="00A034FB">
      <w:p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30"/>
          <w:szCs w:val="30"/>
          <w:u w:val="single"/>
        </w:rPr>
        <w:t>Please read all the instructions on this document carefully!!!</w:t>
      </w:r>
    </w:p>
    <w:p w14:paraId="3998B9E3" w14:textId="77777777" w:rsidR="00A034FB" w:rsidRPr="008D49C4" w:rsidRDefault="00A034FB" w:rsidP="00A034FB">
      <w:pPr>
        <w:spacing w:after="0" w:line="240" w:lineRule="auto"/>
        <w:rPr>
          <w:rFonts w:ascii="Times New Roman" w:eastAsia="Times New Roman" w:hAnsi="Times New Roman" w:cs="Times New Roman"/>
          <w:color w:val="FF0000"/>
          <w:sz w:val="24"/>
          <w:szCs w:val="24"/>
        </w:rPr>
      </w:pPr>
    </w:p>
    <w:p w14:paraId="33201B3F" w14:textId="77777777" w:rsidR="00A034FB" w:rsidRPr="008D49C4" w:rsidRDefault="00A034FB" w:rsidP="00A034FB">
      <w:pPr>
        <w:pStyle w:val="PargrafodaLista"/>
        <w:numPr>
          <w:ilvl w:val="0"/>
          <w:numId w:val="2"/>
        </w:num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Filling out the cover sheet</w:t>
      </w:r>
    </w:p>
    <w:p w14:paraId="71C21B4C"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Fill out the top section of the cover page with all the required information.</w:t>
      </w:r>
    </w:p>
    <w:p w14:paraId="3E9E2387"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53C5C1B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 the "Use of AI" section, choose the statement that accurately reflects your work:</w:t>
      </w:r>
    </w:p>
    <w:p w14:paraId="64A4805C"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15DD3A3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If you utilized AI</w:t>
      </w:r>
      <w:r w:rsidRPr="008D49C4">
        <w:rPr>
          <w:rFonts w:ascii="Aptos" w:eastAsia="Times New Roman" w:hAnsi="Aptos" w:cs="Times New Roman"/>
          <w:color w:val="FF0000"/>
          <w:sz w:val="24"/>
          <w:szCs w:val="24"/>
        </w:rPr>
        <w:t>: select the first statement. Provide details about the AI tool used and its application. Delete the second statement.</w:t>
      </w:r>
    </w:p>
    <w:p w14:paraId="630E2B7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Example: "I acknowledge the use of Grammarly for improving spelling and grammar."</w:t>
      </w:r>
    </w:p>
    <w:p w14:paraId="31A54606"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lastRenderedPageBreak/>
        <w:t>OR: "I acknowledge the use of ChatGPT for structuring the assignment."</w:t>
      </w:r>
    </w:p>
    <w:p w14:paraId="2C7C21F5"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312F7C5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Information on how to reference AI tools is available in the Harvard Referencing Handbook, which can be downloaded at:</w:t>
      </w:r>
      <w:r w:rsidRPr="008D49C4">
        <w:rPr>
          <w:rFonts w:eastAsia="Times New Roman"/>
          <w:color w:val="FF0000"/>
        </w:rPr>
        <w:t xml:space="preserve"> </w:t>
      </w:r>
      <w:r w:rsidRPr="008D49C4">
        <w:rPr>
          <w:rFonts w:ascii="Aptos" w:eastAsia="Times New Roman" w:hAnsi="Aptos" w:cs="Times New Roman"/>
          <w:color w:val="FF0000"/>
          <w:sz w:val="24"/>
          <w:szCs w:val="24"/>
        </w:rPr>
        <w:t>https://library.cct.ie/referencing/harvard</w:t>
      </w:r>
    </w:p>
    <w:p w14:paraId="05C0C768"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4FAE990D" w14:textId="77777777" w:rsidR="00A034FB" w:rsidRPr="008D49C4" w:rsidRDefault="00A034FB" w:rsidP="00A034FB">
      <w:pPr>
        <w:spacing w:line="240" w:lineRule="auto"/>
        <w:ind w:left="720"/>
        <w:rPr>
          <w:rFonts w:ascii="Aptos" w:eastAsia="Times New Roman" w:hAnsi="Aptos" w:cs="Times New Roman"/>
          <w:color w:val="FF0000"/>
          <w:sz w:val="24"/>
          <w:szCs w:val="24"/>
        </w:rPr>
      </w:pPr>
      <w:r w:rsidRPr="008D49C4">
        <w:rPr>
          <w:rFonts w:ascii="Aptos" w:eastAsia="Times New Roman" w:hAnsi="Aptos" w:cs="Times New Roman"/>
          <w:b/>
          <w:bCs/>
          <w:color w:val="FF0000"/>
          <w:sz w:val="24"/>
          <w:szCs w:val="24"/>
        </w:rPr>
        <w:t>If you did not use AI tools</w:t>
      </w:r>
      <w:r w:rsidRPr="008D49C4">
        <w:rPr>
          <w:rFonts w:ascii="Aptos" w:eastAsia="Times New Roman" w:hAnsi="Aptos" w:cs="Times New Roman"/>
          <w:color w:val="FF0000"/>
          <w:sz w:val="24"/>
          <w:szCs w:val="24"/>
        </w:rPr>
        <w:t>: delete the first statement and keep the second one.</w:t>
      </w:r>
    </w:p>
    <w:p w14:paraId="7832715E" w14:textId="77777777" w:rsidR="00A034FB" w:rsidRPr="008D49C4" w:rsidRDefault="00A034FB" w:rsidP="00A034FB">
      <w:pPr>
        <w:spacing w:line="240" w:lineRule="auto"/>
        <w:rPr>
          <w:rFonts w:ascii="Aptos" w:eastAsia="Times New Roman" w:hAnsi="Aptos" w:cs="Times New Roman"/>
          <w:color w:val="FF0000"/>
          <w:sz w:val="24"/>
          <w:szCs w:val="24"/>
        </w:rPr>
      </w:pPr>
    </w:p>
    <w:p w14:paraId="423427B2" w14:textId="77777777" w:rsidR="00A034FB" w:rsidRDefault="00A034FB" w:rsidP="00A034FB">
      <w:pPr>
        <w:pStyle w:val="PargrafodaLista"/>
        <w:numPr>
          <w:ilvl w:val="0"/>
          <w:numId w:val="1"/>
        </w:numPr>
        <w:rPr>
          <w:rFonts w:asciiTheme="minorHAnsi" w:hAnsiTheme="minorHAnsi"/>
          <w:b/>
          <w:bCs/>
          <w:color w:val="FF0000"/>
          <w:sz w:val="24"/>
          <w:szCs w:val="24"/>
        </w:rPr>
      </w:pPr>
      <w:r w:rsidRPr="008D49C4">
        <w:rPr>
          <w:rFonts w:asciiTheme="minorHAnsi" w:hAnsiTheme="minorHAnsi"/>
          <w:b/>
          <w:bCs/>
          <w:color w:val="FF0000"/>
          <w:sz w:val="24"/>
          <w:szCs w:val="24"/>
        </w:rPr>
        <w:t>Version Control</w:t>
      </w:r>
    </w:p>
    <w:p w14:paraId="65E3BDF0" w14:textId="77777777" w:rsidR="00A034FB" w:rsidRPr="008D49C4" w:rsidRDefault="00A034FB" w:rsidP="00A034FB">
      <w:pPr>
        <w:spacing w:before="100" w:beforeAutospacing="1" w:after="100" w:afterAutospacing="1" w:line="240" w:lineRule="auto"/>
        <w:ind w:left="720"/>
        <w:outlineLvl w:val="2"/>
        <w:rPr>
          <w:rFonts w:asciiTheme="minorHAnsi" w:eastAsia="Times New Roman" w:hAnsiTheme="minorHAnsi" w:cs="Times New Roman"/>
          <w:b/>
          <w:bCs/>
          <w:color w:val="FF0000"/>
          <w:sz w:val="24"/>
          <w:szCs w:val="24"/>
        </w:rPr>
      </w:pPr>
      <w:bookmarkStart w:id="78" w:name="_Toc243389953"/>
      <w:r w:rsidRPr="008D49C4">
        <w:rPr>
          <w:rFonts w:asciiTheme="minorHAnsi" w:eastAsia="Times New Roman" w:hAnsiTheme="minorHAnsi" w:cs="Times New Roman"/>
          <w:b/>
          <w:bCs/>
          <w:color w:val="FF0000"/>
          <w:sz w:val="24"/>
          <w:szCs w:val="24"/>
        </w:rPr>
        <w:t>Enabling Version Control in Microsoft Word:</w:t>
      </w:r>
      <w:bookmarkEnd w:id="78"/>
    </w:p>
    <w:p w14:paraId="6CFA9E11" w14:textId="77777777" w:rsidR="00A034FB" w:rsidRPr="008D49C4" w:rsidRDefault="00A034FB" w:rsidP="00A034FB">
      <w:pPr>
        <w:spacing w:before="100" w:beforeAutospacing="1" w:after="100" w:afterAutospacing="1" w:line="240" w:lineRule="auto"/>
        <w:ind w:left="72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Version control in Microsoft Word can be achieved in a few ways. Here’s how to do it:</w:t>
      </w:r>
    </w:p>
    <w:p w14:paraId="658ED202"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1. Using Track Changes:</w:t>
      </w:r>
    </w:p>
    <w:p w14:paraId="331B7CDB" w14:textId="77777777" w:rsidR="00A034FB" w:rsidRDefault="00A034FB" w:rsidP="00A034FB">
      <w:pPr>
        <w:numPr>
          <w:ilvl w:val="0"/>
          <w:numId w:val="3"/>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b/>
          <w:bCs/>
          <w:color w:val="FF0000"/>
          <w:sz w:val="24"/>
          <w:szCs w:val="24"/>
        </w:rPr>
        <w:t>Track Changes</w:t>
      </w:r>
      <w:r w:rsidRPr="008D49C4">
        <w:rPr>
          <w:rFonts w:asciiTheme="minorHAnsi" w:eastAsia="Times New Roman" w:hAnsiTheme="minorHAnsi" w:cs="Times New Roman"/>
          <w:color w:val="FF0000"/>
          <w:sz w:val="24"/>
          <w:szCs w:val="24"/>
        </w:rPr>
        <w:t xml:space="preserve"> is a built-in feature of Word that helps users monitor edits. </w:t>
      </w:r>
    </w:p>
    <w:p w14:paraId="4091A723"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To enable:</w:t>
      </w:r>
    </w:p>
    <w:p w14:paraId="2EC5D1CB" w14:textId="77777777" w:rsidR="00A034FB" w:rsidRPr="008D49C4"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Go to the </w:t>
      </w:r>
      <w:r w:rsidRPr="008D49C4">
        <w:rPr>
          <w:rFonts w:asciiTheme="minorHAnsi" w:eastAsia="Times New Roman" w:hAnsiTheme="minorHAnsi" w:cs="Times New Roman"/>
          <w:b/>
          <w:bCs/>
          <w:color w:val="FF0000"/>
          <w:sz w:val="24"/>
          <w:szCs w:val="24"/>
        </w:rPr>
        <w:t>Review</w:t>
      </w:r>
      <w:r w:rsidRPr="008D49C4">
        <w:rPr>
          <w:rFonts w:asciiTheme="minorHAnsi" w:eastAsia="Times New Roman" w:hAnsiTheme="minorHAnsi" w:cs="Times New Roman"/>
          <w:color w:val="FF0000"/>
          <w:sz w:val="24"/>
          <w:szCs w:val="24"/>
        </w:rPr>
        <w:t xml:space="preserve"> tab.</w:t>
      </w:r>
    </w:p>
    <w:p w14:paraId="760E17AF" w14:textId="4A3796BD" w:rsidR="00A034FB" w:rsidRPr="008D49C4"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Click </w:t>
      </w:r>
      <w:r w:rsidRPr="008D49C4">
        <w:rPr>
          <w:rFonts w:asciiTheme="minorHAnsi" w:eastAsia="Times New Roman" w:hAnsiTheme="minorHAnsi" w:cs="Times New Roman"/>
          <w:b/>
          <w:bCs/>
          <w:color w:val="FF0000"/>
          <w:sz w:val="24"/>
          <w:szCs w:val="24"/>
        </w:rPr>
        <w:t>Track Changes</w:t>
      </w:r>
      <w:r>
        <w:rPr>
          <w:rFonts w:asciiTheme="minorHAnsi" w:eastAsia="Times New Roman" w:hAnsiTheme="minorHAnsi" w:cs="Times New Roman"/>
          <w:color w:val="FF0000"/>
          <w:sz w:val="24"/>
          <w:szCs w:val="24"/>
        </w:rPr>
        <w:t xml:space="preserve"> </w:t>
      </w:r>
    </w:p>
    <w:p w14:paraId="15AF8498" w14:textId="77777777" w:rsidR="00A034FB"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Word will start recording changes and can show who made each edit.</w:t>
      </w:r>
    </w:p>
    <w:p w14:paraId="70BA165F" w14:textId="4E7BA6F5" w:rsidR="00DB4F8F" w:rsidRDefault="00DB4F8F"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Pr>
          <w:rFonts w:asciiTheme="minorHAnsi" w:eastAsia="Times New Roman" w:hAnsiTheme="minorHAnsi" w:cs="Times New Roman"/>
          <w:color w:val="FF0000"/>
          <w:sz w:val="24"/>
          <w:szCs w:val="24"/>
        </w:rPr>
        <w:t xml:space="preserve">Select </w:t>
      </w:r>
      <w:r w:rsidRPr="00DB4F8F">
        <w:rPr>
          <w:rFonts w:asciiTheme="minorHAnsi" w:eastAsia="Times New Roman" w:hAnsiTheme="minorHAnsi" w:cs="Times New Roman"/>
          <w:b/>
          <w:bCs/>
          <w:color w:val="FF0000"/>
          <w:sz w:val="24"/>
          <w:szCs w:val="24"/>
        </w:rPr>
        <w:t>No Markup</w:t>
      </w:r>
      <w:r>
        <w:rPr>
          <w:rFonts w:asciiTheme="minorHAnsi" w:eastAsia="Times New Roman" w:hAnsiTheme="minorHAnsi" w:cs="Times New Roman"/>
          <w:color w:val="FF0000"/>
          <w:sz w:val="24"/>
          <w:szCs w:val="24"/>
        </w:rPr>
        <w:t xml:space="preserve"> from the drop-down menu.</w:t>
      </w:r>
    </w:p>
    <w:p w14:paraId="5FB08C61" w14:textId="130652C9" w:rsidR="00DB4F8F" w:rsidRPr="008D49C4" w:rsidRDefault="00DB4F8F" w:rsidP="00DB4F8F">
      <w:pPr>
        <w:spacing w:before="100" w:beforeAutospacing="1" w:after="100" w:afterAutospacing="1" w:line="240" w:lineRule="auto"/>
        <w:ind w:left="2160"/>
        <w:rPr>
          <w:rFonts w:asciiTheme="minorHAnsi" w:eastAsia="Times New Roman" w:hAnsiTheme="minorHAnsi" w:cs="Times New Roman"/>
          <w:color w:val="FF0000"/>
          <w:sz w:val="24"/>
          <w:szCs w:val="24"/>
        </w:rPr>
      </w:pPr>
      <w:r>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p>
    <w:p w14:paraId="5599CF9B"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2. Using Microsoft OneDrive or SharePoint:</w:t>
      </w:r>
    </w:p>
    <w:p w14:paraId="08BE5995" w14:textId="77777777" w:rsidR="00A034FB" w:rsidRPr="008D49C4" w:rsidRDefault="00A034FB" w:rsidP="00A034FB">
      <w:pPr>
        <w:numPr>
          <w:ilvl w:val="0"/>
          <w:numId w:val="4"/>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Save Word documents to </w:t>
      </w:r>
      <w:r w:rsidRPr="008D49C4">
        <w:rPr>
          <w:rFonts w:asciiTheme="minorHAnsi" w:eastAsia="Times New Roman" w:hAnsiTheme="minorHAnsi" w:cs="Times New Roman"/>
          <w:b/>
          <w:bCs/>
          <w:color w:val="FF0000"/>
          <w:sz w:val="24"/>
          <w:szCs w:val="24"/>
        </w:rPr>
        <w:t>OneDrive</w:t>
      </w:r>
      <w:r w:rsidRPr="008D49C4">
        <w:rPr>
          <w:rFonts w:asciiTheme="minorHAnsi" w:eastAsia="Times New Roman" w:hAnsiTheme="minorHAnsi" w:cs="Times New Roman"/>
          <w:color w:val="FF0000"/>
          <w:sz w:val="24"/>
          <w:szCs w:val="24"/>
        </w:rPr>
        <w:t xml:space="preserve"> or </w:t>
      </w:r>
      <w:r w:rsidRPr="008D49C4">
        <w:rPr>
          <w:rFonts w:asciiTheme="minorHAnsi" w:eastAsia="Times New Roman" w:hAnsiTheme="minorHAnsi" w:cs="Times New Roman"/>
          <w:b/>
          <w:bCs/>
          <w:color w:val="FF0000"/>
          <w:sz w:val="24"/>
          <w:szCs w:val="24"/>
        </w:rPr>
        <w:t>SharePoint</w:t>
      </w:r>
      <w:r w:rsidRPr="008D49C4">
        <w:rPr>
          <w:rFonts w:asciiTheme="minorHAnsi" w:eastAsia="Times New Roman" w:hAnsiTheme="minorHAnsi" w:cs="Times New Roman"/>
          <w:color w:val="FF0000"/>
          <w:sz w:val="24"/>
          <w:szCs w:val="24"/>
        </w:rPr>
        <w:t xml:space="preserve"> to automatically enable version history.</w:t>
      </w:r>
    </w:p>
    <w:p w14:paraId="097F6EAB" w14:textId="77777777" w:rsidR="00A034FB" w:rsidRPr="008D49C4" w:rsidRDefault="00A034FB" w:rsidP="00A034FB">
      <w:pPr>
        <w:numPr>
          <w:ilvl w:val="1"/>
          <w:numId w:val="4"/>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Go to </w:t>
      </w:r>
      <w:r w:rsidRPr="008D49C4">
        <w:rPr>
          <w:rFonts w:asciiTheme="minorHAnsi" w:eastAsia="Times New Roman" w:hAnsiTheme="minorHAnsi" w:cs="Times New Roman"/>
          <w:b/>
          <w:bCs/>
          <w:color w:val="FF0000"/>
          <w:sz w:val="24"/>
          <w:szCs w:val="24"/>
        </w:rPr>
        <w:t>File</w:t>
      </w:r>
      <w:r w:rsidRPr="008D49C4">
        <w:rPr>
          <w:rFonts w:asciiTheme="minorHAnsi" w:eastAsia="Times New Roman" w:hAnsiTheme="minorHAnsi" w:cs="Times New Roman"/>
          <w:color w:val="FF0000"/>
          <w:sz w:val="24"/>
          <w:szCs w:val="24"/>
        </w:rPr>
        <w:t xml:space="preserve"> &gt; </w:t>
      </w:r>
      <w:r w:rsidRPr="008D49C4">
        <w:rPr>
          <w:rFonts w:asciiTheme="minorHAnsi" w:eastAsia="Times New Roman" w:hAnsiTheme="minorHAnsi" w:cs="Times New Roman"/>
          <w:b/>
          <w:bCs/>
          <w:color w:val="FF0000"/>
          <w:sz w:val="24"/>
          <w:szCs w:val="24"/>
        </w:rPr>
        <w:t>Save As</w:t>
      </w:r>
      <w:r w:rsidRPr="008D49C4">
        <w:rPr>
          <w:rFonts w:asciiTheme="minorHAnsi" w:eastAsia="Times New Roman" w:hAnsiTheme="minorHAnsi" w:cs="Times New Roman"/>
          <w:color w:val="FF0000"/>
          <w:sz w:val="24"/>
          <w:szCs w:val="24"/>
        </w:rPr>
        <w:t xml:space="preserve"> &gt; </w:t>
      </w:r>
      <w:r w:rsidRPr="008D49C4">
        <w:rPr>
          <w:rFonts w:asciiTheme="minorHAnsi" w:eastAsia="Times New Roman" w:hAnsiTheme="minorHAnsi" w:cs="Times New Roman"/>
          <w:b/>
          <w:bCs/>
          <w:color w:val="FF0000"/>
          <w:sz w:val="24"/>
          <w:szCs w:val="24"/>
        </w:rPr>
        <w:t>OneDrive</w:t>
      </w:r>
      <w:r w:rsidRPr="008D49C4">
        <w:rPr>
          <w:rFonts w:asciiTheme="minorHAnsi" w:eastAsia="Times New Roman" w:hAnsiTheme="minorHAnsi" w:cs="Times New Roman"/>
          <w:color w:val="FF0000"/>
          <w:sz w:val="24"/>
          <w:szCs w:val="24"/>
        </w:rPr>
        <w:t xml:space="preserve"> or </w:t>
      </w:r>
      <w:r w:rsidRPr="008D49C4">
        <w:rPr>
          <w:rFonts w:asciiTheme="minorHAnsi" w:eastAsia="Times New Roman" w:hAnsiTheme="minorHAnsi" w:cs="Times New Roman"/>
          <w:b/>
          <w:bCs/>
          <w:color w:val="FF0000"/>
          <w:sz w:val="24"/>
          <w:szCs w:val="24"/>
        </w:rPr>
        <w:t>SharePoint</w:t>
      </w:r>
      <w:r w:rsidRPr="008D49C4">
        <w:rPr>
          <w:rFonts w:asciiTheme="minorHAnsi" w:eastAsia="Times New Roman" w:hAnsiTheme="minorHAnsi" w:cs="Times New Roman"/>
          <w:color w:val="FF0000"/>
          <w:sz w:val="24"/>
          <w:szCs w:val="24"/>
        </w:rPr>
        <w:t>.</w:t>
      </w:r>
    </w:p>
    <w:p w14:paraId="78C538CF" w14:textId="77777777" w:rsidR="00A034FB" w:rsidRPr="008D49C4" w:rsidRDefault="00A034FB" w:rsidP="00A034FB">
      <w:pPr>
        <w:numPr>
          <w:ilvl w:val="1"/>
          <w:numId w:val="4"/>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In OneDrive or SharePoint, right-click the document, and select </w:t>
      </w:r>
      <w:r w:rsidRPr="008D49C4">
        <w:rPr>
          <w:rFonts w:asciiTheme="minorHAnsi" w:eastAsia="Times New Roman" w:hAnsiTheme="minorHAnsi" w:cs="Times New Roman"/>
          <w:b/>
          <w:bCs/>
          <w:color w:val="FF0000"/>
          <w:sz w:val="24"/>
          <w:szCs w:val="24"/>
        </w:rPr>
        <w:t>Version History</w:t>
      </w:r>
      <w:r w:rsidRPr="008D49C4">
        <w:rPr>
          <w:rFonts w:asciiTheme="minorHAnsi" w:eastAsia="Times New Roman" w:hAnsiTheme="minorHAnsi" w:cs="Times New Roman"/>
          <w:color w:val="FF0000"/>
          <w:sz w:val="24"/>
          <w:szCs w:val="24"/>
        </w:rPr>
        <w:t xml:space="preserve"> to view or restore previous versions.</w:t>
      </w:r>
    </w:p>
    <w:p w14:paraId="41216139"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lastRenderedPageBreak/>
        <w:t xml:space="preserve">3. </w:t>
      </w:r>
      <w:r>
        <w:rPr>
          <w:rFonts w:asciiTheme="minorHAnsi" w:eastAsia="Times New Roman" w:hAnsiTheme="minorHAnsi" w:cs="Times New Roman"/>
          <w:b/>
          <w:bCs/>
          <w:color w:val="FF0000"/>
          <w:sz w:val="24"/>
          <w:szCs w:val="24"/>
        </w:rPr>
        <w:t>Saving files manually</w:t>
      </w:r>
      <w:r w:rsidRPr="008D49C4">
        <w:rPr>
          <w:rFonts w:asciiTheme="minorHAnsi" w:eastAsia="Times New Roman" w:hAnsiTheme="minorHAnsi" w:cs="Times New Roman"/>
          <w:b/>
          <w:bCs/>
          <w:color w:val="FF0000"/>
          <w:sz w:val="24"/>
          <w:szCs w:val="24"/>
        </w:rPr>
        <w:t>:</w:t>
      </w:r>
    </w:p>
    <w:p w14:paraId="389BA3A5" w14:textId="77777777" w:rsidR="00A034FB" w:rsidRPr="008D49C4" w:rsidRDefault="00A034FB" w:rsidP="00A034FB">
      <w:pPr>
        <w:numPr>
          <w:ilvl w:val="0"/>
          <w:numId w:val="5"/>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Users can create manual versions by saving files with date or version numbers in the filename, like </w:t>
      </w:r>
      <w:r w:rsidRPr="008D49C4">
        <w:rPr>
          <w:rFonts w:asciiTheme="minorHAnsi" w:eastAsia="Times New Roman" w:hAnsiTheme="minorHAnsi" w:cs="Courier New"/>
          <w:color w:val="FF0000"/>
          <w:sz w:val="24"/>
          <w:szCs w:val="24"/>
        </w:rPr>
        <w:t>Document_v1</w:t>
      </w:r>
      <w:r w:rsidRPr="008D49C4">
        <w:rPr>
          <w:rFonts w:asciiTheme="minorHAnsi" w:eastAsia="Times New Roman" w:hAnsiTheme="minorHAnsi" w:cs="Times New Roman"/>
          <w:color w:val="FF0000"/>
          <w:sz w:val="24"/>
          <w:szCs w:val="24"/>
        </w:rPr>
        <w:t xml:space="preserve">, </w:t>
      </w:r>
      <w:r w:rsidRPr="008D49C4">
        <w:rPr>
          <w:rFonts w:asciiTheme="minorHAnsi" w:eastAsia="Times New Roman" w:hAnsiTheme="minorHAnsi" w:cs="Courier New"/>
          <w:color w:val="FF0000"/>
          <w:sz w:val="24"/>
          <w:szCs w:val="24"/>
        </w:rPr>
        <w:t>Document_v2</w:t>
      </w:r>
      <w:r w:rsidRPr="008D49C4">
        <w:rPr>
          <w:rFonts w:asciiTheme="minorHAnsi" w:eastAsia="Times New Roman" w:hAnsiTheme="minorHAnsi" w:cs="Times New Roman"/>
          <w:color w:val="FF0000"/>
          <w:sz w:val="24"/>
          <w:szCs w:val="24"/>
        </w:rPr>
        <w:t>, etc.</w:t>
      </w:r>
    </w:p>
    <w:p w14:paraId="45E1C5E9" w14:textId="77777777" w:rsidR="00A034FB" w:rsidRPr="008D49C4" w:rsidRDefault="00A034FB" w:rsidP="00A034FB">
      <w:pPr>
        <w:numPr>
          <w:ilvl w:val="0"/>
          <w:numId w:val="5"/>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This method requires consistent discipline and a well-maintained naming system.</w:t>
      </w:r>
    </w:p>
    <w:p w14:paraId="017254BD" w14:textId="77777777" w:rsidR="00A034FB" w:rsidRPr="008D49C4" w:rsidRDefault="00A034FB" w:rsidP="00A034FB">
      <w:pPr>
        <w:spacing w:before="100" w:beforeAutospacing="1" w:after="100" w:afterAutospacing="1" w:line="240" w:lineRule="auto"/>
        <w:ind w:left="108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Proper file naming is critical for version control. To efficiently track different versions of a document, file names should include essential details such as:</w:t>
      </w:r>
    </w:p>
    <w:p w14:paraId="1A298904" w14:textId="77777777" w:rsidR="00A034FB" w:rsidRPr="008D49C4"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Student number</w:t>
      </w:r>
    </w:p>
    <w:p w14:paraId="467A1454" w14:textId="77777777" w:rsidR="00A034FB" w:rsidRPr="007F019D"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 xml:space="preserve">Assignment </w:t>
      </w:r>
    </w:p>
    <w:p w14:paraId="546AB07F" w14:textId="77777777" w:rsidR="00A034FB" w:rsidRPr="008D49C4"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Module title</w:t>
      </w:r>
    </w:p>
    <w:p w14:paraId="1C01CF5B" w14:textId="77777777" w:rsidR="00A034FB" w:rsidRPr="001A33B7"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Version Number</w:t>
      </w:r>
    </w:p>
    <w:p w14:paraId="0C7C9A06"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For example: 2024998_CA1_</w:t>
      </w:r>
      <w:r w:rsidRPr="007F019D">
        <w:t xml:space="preserve"> </w:t>
      </w:r>
      <w:r w:rsidRPr="007F019D">
        <w:rPr>
          <w:rFonts w:asciiTheme="minorHAnsi" w:eastAsia="Times New Roman" w:hAnsiTheme="minorHAnsi" w:cs="Times New Roman"/>
          <w:b/>
          <w:bCs/>
          <w:color w:val="FF0000"/>
          <w:sz w:val="24"/>
          <w:szCs w:val="24"/>
        </w:rPr>
        <w:t>Data Visualisation &amp; Communication</w:t>
      </w:r>
      <w:r>
        <w:rPr>
          <w:rFonts w:asciiTheme="minorHAnsi" w:eastAsia="Times New Roman" w:hAnsiTheme="minorHAnsi" w:cs="Times New Roman"/>
          <w:b/>
          <w:bCs/>
          <w:color w:val="FF0000"/>
          <w:sz w:val="24"/>
          <w:szCs w:val="24"/>
        </w:rPr>
        <w:t>_v1</w:t>
      </w:r>
    </w:p>
    <w:p w14:paraId="232D81FE" w14:textId="77777777" w:rsidR="00A034FB" w:rsidRPr="008D49C4" w:rsidRDefault="00A034FB" w:rsidP="00A034FB">
      <w:pPr>
        <w:spacing w:before="100" w:beforeAutospacing="1" w:after="100" w:afterAutospacing="1" w:line="240" w:lineRule="auto"/>
        <w:ind w:left="108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By adhering to a consistent file-naming convention, it's easier to identify and retrieve specific versions of a file, avoid confusion, and ensure efficient collaboration across multiple contributor</w:t>
      </w:r>
      <w:r>
        <w:rPr>
          <w:rFonts w:asciiTheme="minorHAnsi" w:eastAsia="Times New Roman" w:hAnsiTheme="minorHAnsi" w:cs="Times New Roman"/>
          <w:color w:val="FF0000"/>
          <w:sz w:val="24"/>
          <w:szCs w:val="24"/>
        </w:rPr>
        <w:t>s.</w:t>
      </w:r>
    </w:p>
    <w:p w14:paraId="23E0AE63" w14:textId="77777777" w:rsidR="00A034FB" w:rsidRPr="008D49C4" w:rsidRDefault="00A034FB" w:rsidP="00A034FB">
      <w:pPr>
        <w:spacing w:after="0" w:line="240" w:lineRule="auto"/>
        <w:rPr>
          <w:rFonts w:ascii="Times New Roman" w:eastAsia="Times New Roman" w:hAnsi="Times New Roman" w:cs="Times New Roman"/>
          <w:sz w:val="24"/>
          <w:szCs w:val="24"/>
        </w:rPr>
      </w:pPr>
    </w:p>
    <w:p w14:paraId="7D8EDFE2" w14:textId="77777777" w:rsidR="00A034FB" w:rsidRPr="008D49C4" w:rsidRDefault="00A034FB" w:rsidP="00A034FB">
      <w:pPr>
        <w:spacing w:line="240" w:lineRule="auto"/>
        <w:rPr>
          <w:rFonts w:ascii="Times New Roman" w:eastAsia="Times New Roman" w:hAnsi="Times New Roman" w:cs="Times New Roman"/>
          <w:sz w:val="24"/>
          <w:szCs w:val="24"/>
        </w:rPr>
      </w:pPr>
      <w:r w:rsidRPr="008D49C4">
        <w:rPr>
          <w:rFonts w:ascii="Aptos" w:eastAsia="Times New Roman" w:hAnsi="Aptos" w:cs="Times New Roman"/>
          <w:b/>
          <w:bCs/>
          <w:color w:val="FF0000"/>
          <w:sz w:val="24"/>
          <w:szCs w:val="24"/>
          <w:u w:val="single"/>
        </w:rPr>
        <w:t>Ensure that any content written in red is removed from the document before submission.</w:t>
      </w:r>
    </w:p>
    <w:p w14:paraId="6D2FCBB9" w14:textId="77777777" w:rsidR="00A034FB" w:rsidRDefault="00A034FB" w:rsidP="00A034FB">
      <w:pPr>
        <w:rPr>
          <w:color w:val="FF0000"/>
          <w:sz w:val="32"/>
          <w:szCs w:val="32"/>
        </w:rPr>
      </w:pPr>
    </w:p>
    <w:p w14:paraId="5DA76454" w14:textId="77777777" w:rsidR="00A034FB" w:rsidRDefault="00A034FB" w:rsidP="00A034FB">
      <w:pPr>
        <w:rPr>
          <w:color w:val="FF0000"/>
          <w:sz w:val="32"/>
          <w:szCs w:val="32"/>
        </w:rPr>
      </w:pPr>
    </w:p>
    <w:p w14:paraId="79C0C88C" w14:textId="77777777" w:rsidR="00A034FB" w:rsidRDefault="00A034FB" w:rsidP="00A034FB">
      <w:pPr>
        <w:rPr>
          <w:color w:val="FF0000"/>
          <w:sz w:val="32"/>
          <w:szCs w:val="32"/>
        </w:rPr>
      </w:pPr>
    </w:p>
    <w:p w14:paraId="7B721A3A" w14:textId="77777777" w:rsidR="0051184F" w:rsidRDefault="0051184F">
      <w:pPr>
        <w:rPr>
          <w:rFonts w:ascii="Aptos" w:eastAsia="Aptos" w:hAnsi="Aptos" w:cs="Aptos"/>
          <w:b/>
          <w:color w:val="FF0000"/>
          <w:sz w:val="24"/>
          <w:szCs w:val="24"/>
          <w:u w:val="single"/>
        </w:rPr>
      </w:pPr>
    </w:p>
    <w:p w14:paraId="0E6EDC38" w14:textId="77777777" w:rsidR="00A034FB" w:rsidRDefault="00A034FB">
      <w:pPr>
        <w:rPr>
          <w:rFonts w:ascii="Aptos" w:eastAsia="Aptos" w:hAnsi="Aptos" w:cs="Aptos"/>
          <w:b/>
          <w:color w:val="FF0000"/>
          <w:sz w:val="24"/>
          <w:szCs w:val="24"/>
          <w:u w:val="single"/>
        </w:rPr>
      </w:pPr>
    </w:p>
    <w:p w14:paraId="667403EB" w14:textId="77777777" w:rsidR="00A034FB" w:rsidRDefault="00A034FB">
      <w:pPr>
        <w:rPr>
          <w:rFonts w:ascii="Aptos" w:eastAsia="Aptos" w:hAnsi="Aptos" w:cs="Aptos"/>
          <w:b/>
          <w:color w:val="FF0000"/>
          <w:sz w:val="24"/>
          <w:szCs w:val="24"/>
          <w:u w:val="single"/>
        </w:rPr>
      </w:pPr>
    </w:p>
    <w:p w14:paraId="72F3EA90" w14:textId="77777777" w:rsidR="00A034FB" w:rsidRDefault="00A034FB">
      <w:pPr>
        <w:rPr>
          <w:rFonts w:ascii="Aptos" w:eastAsia="Aptos" w:hAnsi="Aptos" w:cs="Aptos"/>
          <w:b/>
          <w:color w:val="FF0000"/>
          <w:sz w:val="24"/>
          <w:szCs w:val="24"/>
          <w:u w:val="single"/>
        </w:rPr>
      </w:pPr>
    </w:p>
    <w:p w14:paraId="007D7F47" w14:textId="77777777" w:rsidR="00A034FB" w:rsidRDefault="00A034FB">
      <w:pPr>
        <w:rPr>
          <w:color w:val="FF0000"/>
          <w:sz w:val="32"/>
          <w:szCs w:val="32"/>
        </w:rPr>
      </w:pPr>
    </w:p>
    <w:p w14:paraId="63652D50" w14:textId="77777777" w:rsidR="0051184F" w:rsidRDefault="0051184F">
      <w:pPr>
        <w:rPr>
          <w:color w:val="FF0000"/>
          <w:sz w:val="32"/>
          <w:szCs w:val="32"/>
        </w:rPr>
      </w:pPr>
    </w:p>
    <w:p w14:paraId="3B8834D9" w14:textId="77777777" w:rsidR="0051184F" w:rsidRDefault="0051184F">
      <w:pPr>
        <w:rPr>
          <w:color w:val="FF0000"/>
          <w:sz w:val="32"/>
          <w:szCs w:val="32"/>
        </w:rPr>
      </w:pPr>
    </w:p>
    <w:p w14:paraId="73603A0D" w14:textId="77777777" w:rsidR="0051184F" w:rsidRDefault="0051184F">
      <w:pPr>
        <w:rPr>
          <w:color w:val="FF0000"/>
          <w:sz w:val="32"/>
          <w:szCs w:val="32"/>
        </w:rPr>
      </w:pPr>
    </w:p>
    <w:p w14:paraId="4DA00107" w14:textId="77777777" w:rsidR="0051184F" w:rsidRDefault="0051184F">
      <w:pPr>
        <w:rPr>
          <w:color w:val="FF0000"/>
          <w:sz w:val="32"/>
          <w:szCs w:val="32"/>
        </w:rPr>
      </w:pPr>
    </w:p>
    <w:p w14:paraId="4C439B93" w14:textId="77777777" w:rsidR="0051184F" w:rsidRDefault="00E73B14">
      <w:pPr>
        <w:rPr>
          <w:color w:val="3A3A3A"/>
          <w:sz w:val="40"/>
          <w:szCs w:val="40"/>
        </w:rPr>
      </w:pPr>
      <w:r>
        <w:rPr>
          <w:color w:val="3A3A3A"/>
          <w:sz w:val="40"/>
          <w:szCs w:val="40"/>
        </w:rPr>
        <w:lastRenderedPageBreak/>
        <w:t>Abstract</w:t>
      </w:r>
    </w:p>
    <w:p w14:paraId="58B44033" w14:textId="77777777" w:rsidR="0051184F" w:rsidRDefault="0051184F"/>
    <w:p w14:paraId="160FD0A7" w14:textId="77777777" w:rsidR="0051184F" w:rsidRDefault="00E73B14">
      <w:pPr>
        <w:rPr>
          <w:color w:val="FF0000"/>
        </w:rPr>
      </w:pPr>
      <w:r>
        <w:rPr>
          <w:color w:val="FF0000"/>
        </w:rPr>
        <w:t xml:space="preserve">[NOTE: This section is designated for the abstract. Abstracts are not assigned page numbers and should precede the table of contents. If an abstract is unnecessary for your work, please delete this page.] </w:t>
      </w:r>
    </w:p>
    <w:p w14:paraId="77C44E43" w14:textId="77777777" w:rsidR="0051184F" w:rsidRDefault="0051184F">
      <w:pPr>
        <w:rPr>
          <w:color w:val="FF0000"/>
        </w:rPr>
      </w:pPr>
    </w:p>
    <w:p w14:paraId="40FB5800" w14:textId="77777777" w:rsidR="0051184F" w:rsidRDefault="0051184F">
      <w:pPr>
        <w:rPr>
          <w:color w:val="FF0000"/>
        </w:rPr>
      </w:pPr>
    </w:p>
    <w:p w14:paraId="056BD4FD" w14:textId="77777777" w:rsidR="0051184F" w:rsidRDefault="0051184F">
      <w:pPr>
        <w:rPr>
          <w:color w:val="FF0000"/>
        </w:rPr>
      </w:pPr>
    </w:p>
    <w:p w14:paraId="14D6B159" w14:textId="77777777" w:rsidR="0051184F" w:rsidRDefault="0051184F"/>
    <w:p w14:paraId="0B5E6918" w14:textId="77777777" w:rsidR="0051184F" w:rsidRDefault="0051184F"/>
    <w:p w14:paraId="3FF27551" w14:textId="77777777" w:rsidR="0051184F" w:rsidRDefault="0051184F"/>
    <w:p w14:paraId="538B75B9" w14:textId="77777777" w:rsidR="0051184F" w:rsidRDefault="0051184F"/>
    <w:p w14:paraId="2830171F" w14:textId="77777777" w:rsidR="0051184F" w:rsidRDefault="0051184F"/>
    <w:p w14:paraId="57F3BCBA" w14:textId="77777777" w:rsidR="0051184F" w:rsidRDefault="0051184F"/>
    <w:p w14:paraId="3C9C1BD0" w14:textId="77777777" w:rsidR="0051184F" w:rsidRDefault="0051184F"/>
    <w:p w14:paraId="4BE3D826" w14:textId="77777777" w:rsidR="0051184F" w:rsidRDefault="0051184F"/>
    <w:p w14:paraId="7EE7FE9F" w14:textId="77777777" w:rsidR="0051184F" w:rsidRDefault="0051184F"/>
    <w:p w14:paraId="25200B48" w14:textId="77777777" w:rsidR="0051184F" w:rsidRDefault="0051184F"/>
    <w:p w14:paraId="595D83D3" w14:textId="77777777" w:rsidR="0051184F" w:rsidRDefault="0051184F"/>
    <w:p w14:paraId="7397181B" w14:textId="77777777" w:rsidR="0051184F" w:rsidRDefault="0051184F"/>
    <w:p w14:paraId="0684B794" w14:textId="77777777" w:rsidR="0051184F" w:rsidRDefault="0051184F"/>
    <w:p w14:paraId="2C834E4E" w14:textId="77777777" w:rsidR="0051184F" w:rsidRDefault="0051184F"/>
    <w:p w14:paraId="445FE040" w14:textId="77777777" w:rsidR="0051184F" w:rsidRDefault="0051184F"/>
    <w:p w14:paraId="2D2ACFE4" w14:textId="77777777" w:rsidR="0051184F" w:rsidRDefault="0051184F"/>
    <w:p w14:paraId="5E763318" w14:textId="77777777" w:rsidR="0051184F" w:rsidRDefault="0051184F"/>
    <w:p w14:paraId="779314AE" w14:textId="77777777" w:rsidR="0051184F" w:rsidRDefault="0051184F"/>
    <w:p w14:paraId="608D45CE" w14:textId="77777777" w:rsidR="0051184F" w:rsidRDefault="0051184F"/>
    <w:p w14:paraId="26BBCD93" w14:textId="77777777" w:rsidR="0051184F" w:rsidRDefault="0051184F"/>
    <w:p w14:paraId="0DCA3CCC" w14:textId="77777777" w:rsidR="0051184F" w:rsidRDefault="0051184F"/>
    <w:p w14:paraId="228B2106" w14:textId="77777777" w:rsidR="0051184F" w:rsidRDefault="0051184F"/>
    <w:p w14:paraId="4E7E9E86" w14:textId="77777777" w:rsidR="0051184F" w:rsidRPr="007822F3"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lang w:val="pt-BR"/>
          <w:rPrChange w:id="79" w:author="Eduardo Flach" w:date="2026-10-16T14:33:00Z">
            <w:rPr>
              <w:rFonts w:ascii="Play" w:eastAsia="Play" w:hAnsi="Play" w:cs="Play"/>
              <w:color w:val="0F4761"/>
              <w:sz w:val="32"/>
              <w:szCs w:val="32"/>
            </w:rPr>
          </w:rPrChange>
        </w:rPr>
      </w:pPr>
      <w:proofErr w:type="spellStart"/>
      <w:r w:rsidRPr="007822F3">
        <w:rPr>
          <w:rFonts w:ascii="Play" w:eastAsia="Play" w:hAnsi="Play" w:cs="Play"/>
          <w:color w:val="0F4761"/>
          <w:sz w:val="32"/>
          <w:szCs w:val="32"/>
          <w:lang w:val="pt-BR"/>
          <w:rPrChange w:id="80" w:author="Eduardo Flach" w:date="2026-10-16T14:33:00Z">
            <w:rPr>
              <w:rFonts w:ascii="Play" w:eastAsia="Play" w:hAnsi="Play" w:cs="Play"/>
              <w:color w:val="0F4761"/>
              <w:sz w:val="32"/>
              <w:szCs w:val="32"/>
            </w:rPr>
          </w:rPrChange>
        </w:rPr>
        <w:lastRenderedPageBreak/>
        <w:t>Contents</w:t>
      </w:r>
      <w:proofErr w:type="spellEnd"/>
    </w:p>
    <w:customXmlInsRangeStart w:id="81" w:author="Eduardo Flach" w:date="2026-10-20T11:58:00Z"/>
    <w:sdt>
      <w:sdtPr>
        <w:rPr>
          <w:lang w:val="pt-BR"/>
        </w:rPr>
        <w:id w:val="970633227"/>
        <w:docPartObj>
          <w:docPartGallery w:val="Table of Contents"/>
          <w:docPartUnique/>
        </w:docPartObj>
      </w:sdtPr>
      <w:sdtEndPr>
        <w:rPr>
          <w:rFonts w:ascii="Calibri" w:eastAsia="Calibri" w:hAnsi="Calibri" w:cs="Calibri"/>
          <w:b/>
          <w:bCs/>
          <w:color w:val="auto"/>
          <w:spacing w:val="0"/>
          <w:sz w:val="22"/>
          <w:szCs w:val="22"/>
        </w:rPr>
      </w:sdtEndPr>
      <w:sdtContent>
        <w:customXmlInsRangeEnd w:id="81"/>
        <w:p w14:paraId="58684A3E" w14:textId="23FAFF41" w:rsidR="00F838E4" w:rsidRDefault="00F838E4">
          <w:pPr>
            <w:pStyle w:val="CabealhodoSumrio"/>
            <w:rPr>
              <w:ins w:id="82" w:author="Eduardo Flach" w:date="2026-10-20T11:58:00Z"/>
            </w:rPr>
          </w:pPr>
          <w:ins w:id="83" w:author="Eduardo Flach" w:date="2026-10-20T11:58:00Z">
            <w:r>
              <w:rPr>
                <w:lang w:val="pt-BR"/>
              </w:rPr>
              <w:t>Sumário</w:t>
            </w:r>
          </w:ins>
        </w:p>
        <w:p w14:paraId="66C1D901" w14:textId="7F27641C" w:rsidR="00F838E4" w:rsidRDefault="00F838E4">
          <w:pPr>
            <w:pStyle w:val="Sumrio3"/>
            <w:tabs>
              <w:tab w:val="right" w:leader="dot" w:pos="9016"/>
            </w:tabs>
            <w:rPr>
              <w:rFonts w:asciiTheme="minorHAnsi" w:eastAsiaTheme="minorEastAsia" w:hAnsiTheme="minorHAnsi" w:cstheme="minorBidi"/>
              <w:noProof/>
              <w:kern w:val="2"/>
              <w:sz w:val="24"/>
              <w:szCs w:val="24"/>
              <w14:ligatures w14:val="standardContextual"/>
            </w:rPr>
          </w:pPr>
          <w:ins w:id="84" w:author="Eduardo Flach" w:date="2026-10-20T11:58:00Z">
            <w:r>
              <w:fldChar w:fldCharType="begin"/>
            </w:r>
            <w:r>
              <w:instrText xml:space="preserve"> TOC \o "1-3" \h \z \u </w:instrText>
            </w:r>
            <w:r>
              <w:fldChar w:fldCharType="separate"/>
            </w:r>
          </w:ins>
          <w:hyperlink w:anchor="_Toc243389953" w:history="1">
            <w:r w:rsidRPr="00F83719">
              <w:rPr>
                <w:rStyle w:val="Hyperlink"/>
                <w:rFonts w:eastAsia="Times New Roman" w:cs="Times New Roman"/>
                <w:b/>
                <w:bCs/>
                <w:noProof/>
              </w:rPr>
              <w:t>Enabling Version Control in Microsoft Word:</w:t>
            </w:r>
            <w:r>
              <w:rPr>
                <w:noProof/>
                <w:webHidden/>
              </w:rPr>
              <w:tab/>
            </w:r>
            <w:r>
              <w:rPr>
                <w:noProof/>
                <w:webHidden/>
              </w:rPr>
              <w:fldChar w:fldCharType="begin"/>
            </w:r>
            <w:r>
              <w:rPr>
                <w:noProof/>
                <w:webHidden/>
              </w:rPr>
              <w:instrText xml:space="preserve"> PAGEREF _Toc243389953 \h </w:instrText>
            </w:r>
            <w:r>
              <w:rPr>
                <w:noProof/>
                <w:webHidden/>
              </w:rPr>
            </w:r>
            <w:r>
              <w:rPr>
                <w:noProof/>
                <w:webHidden/>
              </w:rPr>
              <w:fldChar w:fldCharType="separate"/>
            </w:r>
            <w:r>
              <w:rPr>
                <w:noProof/>
                <w:webHidden/>
              </w:rPr>
              <w:t>4</w:t>
            </w:r>
            <w:r>
              <w:rPr>
                <w:noProof/>
                <w:webHidden/>
              </w:rPr>
              <w:fldChar w:fldCharType="end"/>
            </w:r>
          </w:hyperlink>
        </w:p>
        <w:p w14:paraId="35AEDB46" w14:textId="1D8BE56E" w:rsidR="00F838E4" w:rsidRDefault="00F838E4">
          <w:pPr>
            <w:pStyle w:val="Sumrio1"/>
            <w:tabs>
              <w:tab w:val="right" w:leader="dot" w:pos="9016"/>
            </w:tabs>
            <w:rPr>
              <w:rFonts w:asciiTheme="minorHAnsi" w:eastAsiaTheme="minorEastAsia" w:hAnsiTheme="minorHAnsi" w:cstheme="minorBidi"/>
              <w:noProof/>
              <w:kern w:val="2"/>
              <w:sz w:val="24"/>
              <w:szCs w:val="24"/>
              <w14:ligatures w14:val="standardContextual"/>
            </w:rPr>
          </w:pPr>
          <w:hyperlink w:anchor="_Toc243389954" w:history="1">
            <w:r w:rsidRPr="00F83719">
              <w:rPr>
                <w:rStyle w:val="Hyperlink"/>
                <w:noProof/>
              </w:rPr>
              <w:t>Introduction</w:t>
            </w:r>
            <w:r>
              <w:rPr>
                <w:noProof/>
                <w:webHidden/>
              </w:rPr>
              <w:tab/>
            </w:r>
            <w:r>
              <w:rPr>
                <w:noProof/>
                <w:webHidden/>
              </w:rPr>
              <w:fldChar w:fldCharType="begin"/>
            </w:r>
            <w:r>
              <w:rPr>
                <w:noProof/>
                <w:webHidden/>
              </w:rPr>
              <w:instrText xml:space="preserve"> PAGEREF _Toc243389954 \h </w:instrText>
            </w:r>
            <w:r>
              <w:rPr>
                <w:noProof/>
                <w:webHidden/>
              </w:rPr>
            </w:r>
            <w:r>
              <w:rPr>
                <w:noProof/>
                <w:webHidden/>
              </w:rPr>
              <w:fldChar w:fldCharType="separate"/>
            </w:r>
            <w:r>
              <w:rPr>
                <w:noProof/>
                <w:webHidden/>
              </w:rPr>
              <w:t>1</w:t>
            </w:r>
            <w:r>
              <w:rPr>
                <w:noProof/>
                <w:webHidden/>
              </w:rPr>
              <w:fldChar w:fldCharType="end"/>
            </w:r>
          </w:hyperlink>
        </w:p>
        <w:p w14:paraId="101ED317" w14:textId="7CC594A4" w:rsidR="00F838E4" w:rsidRDefault="00F838E4">
          <w:pPr>
            <w:pStyle w:val="Sumrio1"/>
            <w:tabs>
              <w:tab w:val="right" w:leader="dot" w:pos="9016"/>
            </w:tabs>
            <w:rPr>
              <w:rFonts w:asciiTheme="minorHAnsi" w:eastAsiaTheme="minorEastAsia" w:hAnsiTheme="minorHAnsi" w:cstheme="minorBidi"/>
              <w:noProof/>
              <w:kern w:val="2"/>
              <w:sz w:val="24"/>
              <w:szCs w:val="24"/>
              <w14:ligatures w14:val="standardContextual"/>
            </w:rPr>
          </w:pPr>
          <w:hyperlink w:anchor="_Toc243389955" w:history="1">
            <w:r w:rsidRPr="00F83719">
              <w:rPr>
                <w:rStyle w:val="Hyperlink"/>
                <w:noProof/>
              </w:rPr>
              <w:t>Problem Definition</w:t>
            </w:r>
            <w:r>
              <w:rPr>
                <w:noProof/>
                <w:webHidden/>
              </w:rPr>
              <w:tab/>
            </w:r>
            <w:r>
              <w:rPr>
                <w:noProof/>
                <w:webHidden/>
              </w:rPr>
              <w:fldChar w:fldCharType="begin"/>
            </w:r>
            <w:r>
              <w:rPr>
                <w:noProof/>
                <w:webHidden/>
              </w:rPr>
              <w:instrText xml:space="preserve"> PAGEREF _Toc243389955 \h </w:instrText>
            </w:r>
            <w:r>
              <w:rPr>
                <w:noProof/>
                <w:webHidden/>
              </w:rPr>
            </w:r>
            <w:r>
              <w:rPr>
                <w:noProof/>
                <w:webHidden/>
              </w:rPr>
              <w:fldChar w:fldCharType="separate"/>
            </w:r>
            <w:r>
              <w:rPr>
                <w:noProof/>
                <w:webHidden/>
              </w:rPr>
              <w:t>1</w:t>
            </w:r>
            <w:r>
              <w:rPr>
                <w:noProof/>
                <w:webHidden/>
              </w:rPr>
              <w:fldChar w:fldCharType="end"/>
            </w:r>
          </w:hyperlink>
        </w:p>
        <w:p w14:paraId="0994D7D9" w14:textId="4A7F6E2E" w:rsidR="00F838E4" w:rsidRDefault="00F838E4">
          <w:pPr>
            <w:pStyle w:val="Sumrio1"/>
            <w:tabs>
              <w:tab w:val="right" w:leader="dot" w:pos="9016"/>
            </w:tabs>
            <w:rPr>
              <w:rFonts w:asciiTheme="minorHAnsi" w:eastAsiaTheme="minorEastAsia" w:hAnsiTheme="minorHAnsi" w:cstheme="minorBidi"/>
              <w:noProof/>
              <w:kern w:val="2"/>
              <w:sz w:val="24"/>
              <w:szCs w:val="24"/>
              <w14:ligatures w14:val="standardContextual"/>
            </w:rPr>
          </w:pPr>
          <w:hyperlink w:anchor="_Toc243389956" w:history="1">
            <w:r w:rsidRPr="00F83719">
              <w:rPr>
                <w:rStyle w:val="Hyperlink"/>
                <w:noProof/>
              </w:rPr>
              <w:t>Aim and Objectives</w:t>
            </w:r>
            <w:r>
              <w:rPr>
                <w:noProof/>
                <w:webHidden/>
              </w:rPr>
              <w:tab/>
            </w:r>
            <w:r>
              <w:rPr>
                <w:noProof/>
                <w:webHidden/>
              </w:rPr>
              <w:fldChar w:fldCharType="begin"/>
            </w:r>
            <w:r>
              <w:rPr>
                <w:noProof/>
                <w:webHidden/>
              </w:rPr>
              <w:instrText xml:space="preserve"> PAGEREF _Toc243389956 \h </w:instrText>
            </w:r>
            <w:r>
              <w:rPr>
                <w:noProof/>
                <w:webHidden/>
              </w:rPr>
            </w:r>
            <w:r>
              <w:rPr>
                <w:noProof/>
                <w:webHidden/>
              </w:rPr>
              <w:fldChar w:fldCharType="separate"/>
            </w:r>
            <w:r>
              <w:rPr>
                <w:noProof/>
                <w:webHidden/>
              </w:rPr>
              <w:t>1</w:t>
            </w:r>
            <w:r>
              <w:rPr>
                <w:noProof/>
                <w:webHidden/>
              </w:rPr>
              <w:fldChar w:fldCharType="end"/>
            </w:r>
          </w:hyperlink>
        </w:p>
        <w:p w14:paraId="2E29660B" w14:textId="216E7694" w:rsidR="00F838E4" w:rsidRDefault="00F838E4">
          <w:pPr>
            <w:pStyle w:val="Sumrio1"/>
            <w:tabs>
              <w:tab w:val="right" w:leader="dot" w:pos="9016"/>
            </w:tabs>
            <w:rPr>
              <w:rFonts w:asciiTheme="minorHAnsi" w:eastAsiaTheme="minorEastAsia" w:hAnsiTheme="minorHAnsi" w:cstheme="minorBidi"/>
              <w:noProof/>
              <w:kern w:val="2"/>
              <w:sz w:val="24"/>
              <w:szCs w:val="24"/>
              <w14:ligatures w14:val="standardContextual"/>
            </w:rPr>
          </w:pPr>
          <w:hyperlink w:anchor="_Toc243389957" w:history="1">
            <w:r w:rsidRPr="00F83719">
              <w:rPr>
                <w:rStyle w:val="Hyperlink"/>
                <w:noProof/>
              </w:rPr>
              <w:t>Scope</w:t>
            </w:r>
            <w:r>
              <w:rPr>
                <w:noProof/>
                <w:webHidden/>
              </w:rPr>
              <w:tab/>
            </w:r>
            <w:r>
              <w:rPr>
                <w:noProof/>
                <w:webHidden/>
              </w:rPr>
              <w:fldChar w:fldCharType="begin"/>
            </w:r>
            <w:r>
              <w:rPr>
                <w:noProof/>
                <w:webHidden/>
              </w:rPr>
              <w:instrText xml:space="preserve"> PAGEREF _Toc243389957 \h </w:instrText>
            </w:r>
            <w:r>
              <w:rPr>
                <w:noProof/>
                <w:webHidden/>
              </w:rPr>
            </w:r>
            <w:r>
              <w:rPr>
                <w:noProof/>
                <w:webHidden/>
              </w:rPr>
              <w:fldChar w:fldCharType="separate"/>
            </w:r>
            <w:r>
              <w:rPr>
                <w:noProof/>
                <w:webHidden/>
              </w:rPr>
              <w:t>1</w:t>
            </w:r>
            <w:r>
              <w:rPr>
                <w:noProof/>
                <w:webHidden/>
              </w:rPr>
              <w:fldChar w:fldCharType="end"/>
            </w:r>
          </w:hyperlink>
        </w:p>
        <w:p w14:paraId="053C6F0B" w14:textId="058BABD1" w:rsidR="00F838E4" w:rsidRDefault="00F838E4">
          <w:pPr>
            <w:pStyle w:val="Sumrio1"/>
            <w:tabs>
              <w:tab w:val="right" w:leader="dot" w:pos="9016"/>
            </w:tabs>
            <w:rPr>
              <w:rFonts w:asciiTheme="minorHAnsi" w:eastAsiaTheme="minorEastAsia" w:hAnsiTheme="minorHAnsi" w:cstheme="minorBidi"/>
              <w:noProof/>
              <w:kern w:val="2"/>
              <w:sz w:val="24"/>
              <w:szCs w:val="24"/>
              <w14:ligatures w14:val="standardContextual"/>
            </w:rPr>
          </w:pPr>
          <w:hyperlink w:anchor="_Toc243389958" w:history="1">
            <w:r w:rsidRPr="00F83719">
              <w:rPr>
                <w:rStyle w:val="Hyperlink"/>
                <w:noProof/>
              </w:rPr>
              <w:t>Methodology</w:t>
            </w:r>
            <w:r>
              <w:rPr>
                <w:noProof/>
                <w:webHidden/>
              </w:rPr>
              <w:tab/>
            </w:r>
            <w:r>
              <w:rPr>
                <w:noProof/>
                <w:webHidden/>
              </w:rPr>
              <w:fldChar w:fldCharType="begin"/>
            </w:r>
            <w:r>
              <w:rPr>
                <w:noProof/>
                <w:webHidden/>
              </w:rPr>
              <w:instrText xml:space="preserve"> PAGEREF _Toc243389958 \h </w:instrText>
            </w:r>
            <w:r>
              <w:rPr>
                <w:noProof/>
                <w:webHidden/>
              </w:rPr>
            </w:r>
            <w:r>
              <w:rPr>
                <w:noProof/>
                <w:webHidden/>
              </w:rPr>
              <w:fldChar w:fldCharType="separate"/>
            </w:r>
            <w:r>
              <w:rPr>
                <w:noProof/>
                <w:webHidden/>
              </w:rPr>
              <w:t>2</w:t>
            </w:r>
            <w:r>
              <w:rPr>
                <w:noProof/>
                <w:webHidden/>
              </w:rPr>
              <w:fldChar w:fldCharType="end"/>
            </w:r>
          </w:hyperlink>
        </w:p>
        <w:p w14:paraId="7A7CB190" w14:textId="66801326" w:rsidR="00F838E4" w:rsidRDefault="00F838E4">
          <w:pPr>
            <w:pStyle w:val="Sumrio1"/>
            <w:tabs>
              <w:tab w:val="right" w:leader="dot" w:pos="9016"/>
            </w:tabs>
            <w:rPr>
              <w:rFonts w:asciiTheme="minorHAnsi" w:eastAsiaTheme="minorEastAsia" w:hAnsiTheme="minorHAnsi" w:cstheme="minorBidi"/>
              <w:noProof/>
              <w:kern w:val="2"/>
              <w:sz w:val="24"/>
              <w:szCs w:val="24"/>
              <w14:ligatures w14:val="standardContextual"/>
            </w:rPr>
          </w:pPr>
          <w:hyperlink w:anchor="_Toc243389959" w:history="1">
            <w:r w:rsidRPr="00F83719">
              <w:rPr>
                <w:rStyle w:val="Hyperlink"/>
                <w:noProof/>
              </w:rPr>
              <w:t>Data Sources</w:t>
            </w:r>
            <w:r>
              <w:rPr>
                <w:noProof/>
                <w:webHidden/>
              </w:rPr>
              <w:tab/>
            </w:r>
            <w:r>
              <w:rPr>
                <w:noProof/>
                <w:webHidden/>
              </w:rPr>
              <w:fldChar w:fldCharType="begin"/>
            </w:r>
            <w:r>
              <w:rPr>
                <w:noProof/>
                <w:webHidden/>
              </w:rPr>
              <w:instrText xml:space="preserve"> PAGEREF _Toc243389959 \h </w:instrText>
            </w:r>
            <w:r>
              <w:rPr>
                <w:noProof/>
                <w:webHidden/>
              </w:rPr>
            </w:r>
            <w:r>
              <w:rPr>
                <w:noProof/>
                <w:webHidden/>
              </w:rPr>
              <w:fldChar w:fldCharType="separate"/>
            </w:r>
            <w:r>
              <w:rPr>
                <w:noProof/>
                <w:webHidden/>
              </w:rPr>
              <w:t>2</w:t>
            </w:r>
            <w:r>
              <w:rPr>
                <w:noProof/>
                <w:webHidden/>
              </w:rPr>
              <w:fldChar w:fldCharType="end"/>
            </w:r>
          </w:hyperlink>
        </w:p>
        <w:p w14:paraId="1CB4E6D6" w14:textId="4FE08C6B" w:rsidR="00F838E4" w:rsidRDefault="00F838E4">
          <w:pPr>
            <w:pStyle w:val="Sumrio1"/>
            <w:tabs>
              <w:tab w:val="right" w:leader="dot" w:pos="9016"/>
            </w:tabs>
            <w:rPr>
              <w:rFonts w:asciiTheme="minorHAnsi" w:eastAsiaTheme="minorEastAsia" w:hAnsiTheme="minorHAnsi" w:cstheme="minorBidi"/>
              <w:noProof/>
              <w:kern w:val="2"/>
              <w:sz w:val="24"/>
              <w:szCs w:val="24"/>
              <w14:ligatures w14:val="standardContextual"/>
            </w:rPr>
          </w:pPr>
          <w:hyperlink w:anchor="_Toc243389960" w:history="1">
            <w:r w:rsidRPr="00F83719">
              <w:rPr>
                <w:rStyle w:val="Hyperlink"/>
                <w:noProof/>
              </w:rPr>
              <w:t>Expected Deliverables</w:t>
            </w:r>
            <w:r>
              <w:rPr>
                <w:noProof/>
                <w:webHidden/>
              </w:rPr>
              <w:tab/>
            </w:r>
            <w:r>
              <w:rPr>
                <w:noProof/>
                <w:webHidden/>
              </w:rPr>
              <w:fldChar w:fldCharType="begin"/>
            </w:r>
            <w:r>
              <w:rPr>
                <w:noProof/>
                <w:webHidden/>
              </w:rPr>
              <w:instrText xml:space="preserve"> PAGEREF _Toc243389960 \h </w:instrText>
            </w:r>
            <w:r>
              <w:rPr>
                <w:noProof/>
                <w:webHidden/>
              </w:rPr>
            </w:r>
            <w:r>
              <w:rPr>
                <w:noProof/>
                <w:webHidden/>
              </w:rPr>
              <w:fldChar w:fldCharType="separate"/>
            </w:r>
            <w:r>
              <w:rPr>
                <w:noProof/>
                <w:webHidden/>
              </w:rPr>
              <w:t>2</w:t>
            </w:r>
            <w:r>
              <w:rPr>
                <w:noProof/>
                <w:webHidden/>
              </w:rPr>
              <w:fldChar w:fldCharType="end"/>
            </w:r>
          </w:hyperlink>
        </w:p>
        <w:p w14:paraId="63086D97" w14:textId="26D6D1CD" w:rsidR="00F838E4" w:rsidRDefault="00F838E4">
          <w:pPr>
            <w:pStyle w:val="Sumrio1"/>
            <w:tabs>
              <w:tab w:val="right" w:leader="dot" w:pos="9016"/>
            </w:tabs>
            <w:rPr>
              <w:rFonts w:asciiTheme="minorHAnsi" w:eastAsiaTheme="minorEastAsia" w:hAnsiTheme="minorHAnsi" w:cstheme="minorBidi"/>
              <w:noProof/>
              <w:kern w:val="2"/>
              <w:sz w:val="24"/>
              <w:szCs w:val="24"/>
              <w14:ligatures w14:val="standardContextual"/>
            </w:rPr>
          </w:pPr>
          <w:hyperlink w:anchor="_Toc243389961" w:history="1">
            <w:r w:rsidRPr="00F83719">
              <w:rPr>
                <w:rStyle w:val="Hyperlink"/>
                <w:noProof/>
              </w:rPr>
              <w:t>Project Timeline</w:t>
            </w:r>
            <w:r>
              <w:rPr>
                <w:noProof/>
                <w:webHidden/>
              </w:rPr>
              <w:tab/>
            </w:r>
            <w:r>
              <w:rPr>
                <w:noProof/>
                <w:webHidden/>
              </w:rPr>
              <w:fldChar w:fldCharType="begin"/>
            </w:r>
            <w:r>
              <w:rPr>
                <w:noProof/>
                <w:webHidden/>
              </w:rPr>
              <w:instrText xml:space="preserve"> PAGEREF _Toc243389961 \h </w:instrText>
            </w:r>
            <w:r>
              <w:rPr>
                <w:noProof/>
                <w:webHidden/>
              </w:rPr>
            </w:r>
            <w:r>
              <w:rPr>
                <w:noProof/>
                <w:webHidden/>
              </w:rPr>
              <w:fldChar w:fldCharType="separate"/>
            </w:r>
            <w:r>
              <w:rPr>
                <w:noProof/>
                <w:webHidden/>
              </w:rPr>
              <w:t>3</w:t>
            </w:r>
            <w:r>
              <w:rPr>
                <w:noProof/>
                <w:webHidden/>
              </w:rPr>
              <w:fldChar w:fldCharType="end"/>
            </w:r>
          </w:hyperlink>
        </w:p>
        <w:p w14:paraId="55612F7E" w14:textId="52F06EAA" w:rsidR="00F838E4" w:rsidRDefault="00F838E4">
          <w:pPr>
            <w:pStyle w:val="Sumrio1"/>
            <w:tabs>
              <w:tab w:val="right" w:leader="dot" w:pos="9016"/>
            </w:tabs>
            <w:rPr>
              <w:rFonts w:asciiTheme="minorHAnsi" w:eastAsiaTheme="minorEastAsia" w:hAnsiTheme="minorHAnsi" w:cstheme="minorBidi"/>
              <w:noProof/>
              <w:kern w:val="2"/>
              <w:sz w:val="24"/>
              <w:szCs w:val="24"/>
              <w14:ligatures w14:val="standardContextual"/>
            </w:rPr>
          </w:pPr>
          <w:hyperlink w:anchor="_Toc243389962" w:history="1">
            <w:r w:rsidRPr="00F83719">
              <w:rPr>
                <w:rStyle w:val="Hyperlink"/>
                <w:noProof/>
              </w:rPr>
              <w:t>Ethical and Legal Considerations</w:t>
            </w:r>
            <w:r>
              <w:rPr>
                <w:noProof/>
                <w:webHidden/>
              </w:rPr>
              <w:tab/>
            </w:r>
            <w:r>
              <w:rPr>
                <w:noProof/>
                <w:webHidden/>
              </w:rPr>
              <w:fldChar w:fldCharType="begin"/>
            </w:r>
            <w:r>
              <w:rPr>
                <w:noProof/>
                <w:webHidden/>
              </w:rPr>
              <w:instrText xml:space="preserve"> PAGEREF _Toc243389962 \h </w:instrText>
            </w:r>
            <w:r>
              <w:rPr>
                <w:noProof/>
                <w:webHidden/>
              </w:rPr>
            </w:r>
            <w:r>
              <w:rPr>
                <w:noProof/>
                <w:webHidden/>
              </w:rPr>
              <w:fldChar w:fldCharType="separate"/>
            </w:r>
            <w:r>
              <w:rPr>
                <w:noProof/>
                <w:webHidden/>
              </w:rPr>
              <w:t>3</w:t>
            </w:r>
            <w:r>
              <w:rPr>
                <w:noProof/>
                <w:webHidden/>
              </w:rPr>
              <w:fldChar w:fldCharType="end"/>
            </w:r>
          </w:hyperlink>
        </w:p>
        <w:p w14:paraId="0C67D55C" w14:textId="58050A05" w:rsidR="00F838E4" w:rsidRDefault="00F838E4">
          <w:pPr>
            <w:pStyle w:val="Sumrio2"/>
            <w:tabs>
              <w:tab w:val="right" w:leader="dot" w:pos="9016"/>
            </w:tabs>
            <w:rPr>
              <w:rFonts w:asciiTheme="minorHAnsi" w:eastAsiaTheme="minorEastAsia" w:hAnsiTheme="minorHAnsi" w:cstheme="minorBidi"/>
              <w:noProof/>
              <w:kern w:val="2"/>
              <w:sz w:val="24"/>
              <w:szCs w:val="24"/>
              <w14:ligatures w14:val="standardContextual"/>
            </w:rPr>
          </w:pPr>
          <w:hyperlink w:anchor="_Toc243389963" w:history="1">
            <w:r w:rsidRPr="00F83719">
              <w:rPr>
                <w:rStyle w:val="Hyperlink"/>
                <w:noProof/>
              </w:rPr>
              <w:t>Chapter 1.1</w:t>
            </w:r>
            <w:r>
              <w:rPr>
                <w:noProof/>
                <w:webHidden/>
              </w:rPr>
              <w:tab/>
            </w:r>
            <w:r>
              <w:rPr>
                <w:noProof/>
                <w:webHidden/>
              </w:rPr>
              <w:fldChar w:fldCharType="begin"/>
            </w:r>
            <w:r>
              <w:rPr>
                <w:noProof/>
                <w:webHidden/>
              </w:rPr>
              <w:instrText xml:space="preserve"> PAGEREF _Toc243389963 \h </w:instrText>
            </w:r>
            <w:r>
              <w:rPr>
                <w:noProof/>
                <w:webHidden/>
              </w:rPr>
            </w:r>
            <w:r>
              <w:rPr>
                <w:noProof/>
                <w:webHidden/>
              </w:rPr>
              <w:fldChar w:fldCharType="separate"/>
            </w:r>
            <w:r>
              <w:rPr>
                <w:noProof/>
                <w:webHidden/>
              </w:rPr>
              <w:t>3</w:t>
            </w:r>
            <w:r>
              <w:rPr>
                <w:noProof/>
                <w:webHidden/>
              </w:rPr>
              <w:fldChar w:fldCharType="end"/>
            </w:r>
          </w:hyperlink>
        </w:p>
        <w:p w14:paraId="0670E312" w14:textId="795988C7" w:rsidR="00F838E4" w:rsidRDefault="00F838E4">
          <w:pPr>
            <w:pStyle w:val="Sumrio3"/>
            <w:tabs>
              <w:tab w:val="right" w:leader="dot" w:pos="9016"/>
            </w:tabs>
            <w:rPr>
              <w:rFonts w:asciiTheme="minorHAnsi" w:eastAsiaTheme="minorEastAsia" w:hAnsiTheme="minorHAnsi" w:cstheme="minorBidi"/>
              <w:noProof/>
              <w:kern w:val="2"/>
              <w:sz w:val="24"/>
              <w:szCs w:val="24"/>
              <w14:ligatures w14:val="standardContextual"/>
            </w:rPr>
          </w:pPr>
          <w:hyperlink w:anchor="_Toc243389964" w:history="1">
            <w:r w:rsidRPr="00F83719">
              <w:rPr>
                <w:rStyle w:val="Hyperlink"/>
                <w:noProof/>
              </w:rPr>
              <w:t>Chapter 1.1.1.</w:t>
            </w:r>
            <w:r>
              <w:rPr>
                <w:noProof/>
                <w:webHidden/>
              </w:rPr>
              <w:tab/>
            </w:r>
            <w:r>
              <w:rPr>
                <w:noProof/>
                <w:webHidden/>
              </w:rPr>
              <w:fldChar w:fldCharType="begin"/>
            </w:r>
            <w:r>
              <w:rPr>
                <w:noProof/>
                <w:webHidden/>
              </w:rPr>
              <w:instrText xml:space="preserve"> PAGEREF _Toc243389964 \h </w:instrText>
            </w:r>
            <w:r>
              <w:rPr>
                <w:noProof/>
                <w:webHidden/>
              </w:rPr>
            </w:r>
            <w:r>
              <w:rPr>
                <w:noProof/>
                <w:webHidden/>
              </w:rPr>
              <w:fldChar w:fldCharType="separate"/>
            </w:r>
            <w:r>
              <w:rPr>
                <w:noProof/>
                <w:webHidden/>
              </w:rPr>
              <w:t>3</w:t>
            </w:r>
            <w:r>
              <w:rPr>
                <w:noProof/>
                <w:webHidden/>
              </w:rPr>
              <w:fldChar w:fldCharType="end"/>
            </w:r>
          </w:hyperlink>
        </w:p>
        <w:p w14:paraId="33C3E94E" w14:textId="6E677165" w:rsidR="00F838E4" w:rsidRDefault="00F838E4">
          <w:pPr>
            <w:pStyle w:val="Sumrio1"/>
            <w:tabs>
              <w:tab w:val="right" w:leader="dot" w:pos="9016"/>
            </w:tabs>
            <w:rPr>
              <w:rFonts w:asciiTheme="minorHAnsi" w:eastAsiaTheme="minorEastAsia" w:hAnsiTheme="minorHAnsi" w:cstheme="minorBidi"/>
              <w:noProof/>
              <w:kern w:val="2"/>
              <w:sz w:val="24"/>
              <w:szCs w:val="24"/>
              <w14:ligatures w14:val="standardContextual"/>
            </w:rPr>
          </w:pPr>
          <w:hyperlink w:anchor="_Toc243389965" w:history="1">
            <w:r w:rsidRPr="00F83719">
              <w:rPr>
                <w:rStyle w:val="Hyperlink"/>
                <w:noProof/>
              </w:rPr>
              <w:t>References</w:t>
            </w:r>
            <w:r>
              <w:rPr>
                <w:noProof/>
                <w:webHidden/>
              </w:rPr>
              <w:tab/>
            </w:r>
            <w:r>
              <w:rPr>
                <w:noProof/>
                <w:webHidden/>
              </w:rPr>
              <w:fldChar w:fldCharType="begin"/>
            </w:r>
            <w:r>
              <w:rPr>
                <w:noProof/>
                <w:webHidden/>
              </w:rPr>
              <w:instrText xml:space="preserve"> PAGEREF _Toc243389965 \h </w:instrText>
            </w:r>
            <w:r>
              <w:rPr>
                <w:noProof/>
                <w:webHidden/>
              </w:rPr>
            </w:r>
            <w:r>
              <w:rPr>
                <w:noProof/>
                <w:webHidden/>
              </w:rPr>
              <w:fldChar w:fldCharType="separate"/>
            </w:r>
            <w:r>
              <w:rPr>
                <w:noProof/>
                <w:webHidden/>
              </w:rPr>
              <w:t>4</w:t>
            </w:r>
            <w:r>
              <w:rPr>
                <w:noProof/>
                <w:webHidden/>
              </w:rPr>
              <w:fldChar w:fldCharType="end"/>
            </w:r>
          </w:hyperlink>
        </w:p>
        <w:p w14:paraId="7DDA1EE9" w14:textId="4F138E94" w:rsidR="00F838E4" w:rsidRDefault="00F838E4">
          <w:pPr>
            <w:pStyle w:val="Sumrio1"/>
            <w:tabs>
              <w:tab w:val="right" w:leader="dot" w:pos="9016"/>
            </w:tabs>
            <w:rPr>
              <w:rFonts w:asciiTheme="minorHAnsi" w:eastAsiaTheme="minorEastAsia" w:hAnsiTheme="minorHAnsi" w:cstheme="minorBidi"/>
              <w:noProof/>
              <w:kern w:val="2"/>
              <w:sz w:val="24"/>
              <w:szCs w:val="24"/>
              <w14:ligatures w14:val="standardContextual"/>
            </w:rPr>
          </w:pPr>
          <w:hyperlink w:anchor="_Toc243389966" w:history="1">
            <w:r w:rsidRPr="00F83719">
              <w:rPr>
                <w:rStyle w:val="Hyperlink"/>
                <w:noProof/>
              </w:rPr>
              <w:t>Appendix</w:t>
            </w:r>
            <w:r>
              <w:rPr>
                <w:noProof/>
                <w:webHidden/>
              </w:rPr>
              <w:tab/>
            </w:r>
            <w:r>
              <w:rPr>
                <w:noProof/>
                <w:webHidden/>
              </w:rPr>
              <w:fldChar w:fldCharType="begin"/>
            </w:r>
            <w:r>
              <w:rPr>
                <w:noProof/>
                <w:webHidden/>
              </w:rPr>
              <w:instrText xml:space="preserve"> PAGEREF _Toc243389966 \h </w:instrText>
            </w:r>
            <w:r>
              <w:rPr>
                <w:noProof/>
                <w:webHidden/>
              </w:rPr>
            </w:r>
            <w:r>
              <w:rPr>
                <w:noProof/>
                <w:webHidden/>
              </w:rPr>
              <w:fldChar w:fldCharType="separate"/>
            </w:r>
            <w:r>
              <w:rPr>
                <w:noProof/>
                <w:webHidden/>
              </w:rPr>
              <w:t>5</w:t>
            </w:r>
            <w:r>
              <w:rPr>
                <w:noProof/>
                <w:webHidden/>
              </w:rPr>
              <w:fldChar w:fldCharType="end"/>
            </w:r>
          </w:hyperlink>
        </w:p>
        <w:p w14:paraId="33F50E28" w14:textId="3C51AA31" w:rsidR="00F838E4" w:rsidRDefault="00F838E4">
          <w:pPr>
            <w:rPr>
              <w:ins w:id="85" w:author="Eduardo Flach" w:date="2026-10-20T11:58:00Z"/>
            </w:rPr>
          </w:pPr>
          <w:ins w:id="86" w:author="Eduardo Flach" w:date="2026-10-20T11:58:00Z">
            <w:r>
              <w:rPr>
                <w:b/>
                <w:bCs/>
                <w:lang w:val="pt-BR"/>
              </w:rPr>
              <w:fldChar w:fldCharType="end"/>
            </w:r>
          </w:ins>
        </w:p>
        <w:customXmlInsRangeStart w:id="87" w:author="Eduardo Flach" w:date="2026-10-20T11:58:00Z"/>
      </w:sdtContent>
    </w:sdt>
    <w:customXmlInsRangeEnd w:id="87"/>
    <w:p w14:paraId="603E4E1C" w14:textId="77777777" w:rsidR="0051184F" w:rsidRDefault="0051184F"/>
    <w:p w14:paraId="514784DA" w14:textId="77777777" w:rsidR="0051184F" w:rsidRDefault="00E73B14">
      <w:pPr>
        <w:rPr>
          <w:color w:val="FF0000"/>
        </w:rPr>
      </w:pPr>
      <w:r>
        <w:rPr>
          <w:color w:val="FF0000"/>
        </w:rPr>
        <w:t>[NOTE: The table of contents above has been included for your convenience. To refresh the table, simply click on it, then select 'Update Table' using the mouse. You can choose to update either the page numbers exclusively or the entire table as needed.]</w:t>
      </w:r>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4811BABB" w14:textId="77777777" w:rsidR="0051184F" w:rsidRDefault="00E73B14" w:rsidP="005A6207">
      <w:pPr>
        <w:pStyle w:val="Ttulo1"/>
        <w:spacing w:after="0"/>
        <w:jc w:val="both"/>
        <w:rPr>
          <w:ins w:id="88" w:author="Eduardo Flach" w:date="2026-10-09T11:16:00Z"/>
        </w:rPr>
        <w:pPrChange w:id="89" w:author="Eduardo Flach" w:date="2026-10-20T11:58:00Z">
          <w:pPr>
            <w:pStyle w:val="Ttulo1"/>
            <w:spacing w:after="0"/>
          </w:pPr>
        </w:pPrChange>
      </w:pPr>
      <w:bookmarkStart w:id="90" w:name="_Toc243389954"/>
      <w:r>
        <w:lastRenderedPageBreak/>
        <w:t>Introduction</w:t>
      </w:r>
      <w:bookmarkEnd w:id="90"/>
    </w:p>
    <w:p w14:paraId="5E2389EA" w14:textId="4D1ED44A" w:rsidR="00F63493" w:rsidRDefault="00F63493" w:rsidP="005A6207">
      <w:pPr>
        <w:jc w:val="both"/>
        <w:rPr>
          <w:ins w:id="91" w:author="Eduardo Flach" w:date="2026-10-09T11:26:00Z"/>
        </w:rPr>
        <w:pPrChange w:id="92" w:author="Eduardo Flach" w:date="2026-10-20T11:58:00Z">
          <w:pPr/>
        </w:pPrChange>
      </w:pPr>
      <w:ins w:id="93" w:author="Eduardo Flach" w:date="2026-10-09T11:16:00Z">
        <w:r>
          <w:tab/>
          <w:t xml:space="preserve">The proposal project is </w:t>
        </w:r>
      </w:ins>
      <w:ins w:id="94" w:author="Eduardo Flach" w:date="2026-10-09T11:17:00Z">
        <w:r>
          <w:t>to an</w:t>
        </w:r>
      </w:ins>
      <w:ins w:id="95" w:author="Eduardo Flach" w:date="2026-10-09T11:18:00Z">
        <w:r w:rsidR="00F13449">
          <w:t xml:space="preserve">alyse the raw data from a family e-commerce company. </w:t>
        </w:r>
      </w:ins>
      <w:ins w:id="96" w:author="Eduardo Flach" w:date="2026-10-09T11:19:00Z">
        <w:r w:rsidR="00F13449">
          <w:t xml:space="preserve">The company was founded in 2020 and started to make </w:t>
        </w:r>
        <w:r w:rsidR="00F13449" w:rsidRPr="00F13449">
          <w:t>handcraft</w:t>
        </w:r>
      </w:ins>
      <w:ins w:id="97" w:author="Eduardo Flach" w:date="2026-10-09T11:20:00Z">
        <w:r w:rsidR="00F13449">
          <w:t>ed</w:t>
        </w:r>
      </w:ins>
      <w:ins w:id="98" w:author="Eduardo Flach" w:date="2026-10-09T11:19:00Z">
        <w:r w:rsidR="00F13449">
          <w:t xml:space="preserve"> product</w:t>
        </w:r>
      </w:ins>
      <w:ins w:id="99" w:author="Eduardo Flach" w:date="2026-10-09T11:20:00Z">
        <w:r w:rsidR="00F13449">
          <w:t>s</w:t>
        </w:r>
      </w:ins>
      <w:ins w:id="100" w:author="Eduardo Flach" w:date="2026-10-09T11:24:00Z">
        <w:r w:rsidR="00F13449">
          <w:t xml:space="preserve"> such as purses, </w:t>
        </w:r>
      </w:ins>
      <w:ins w:id="101" w:author="Eduardo Flach" w:date="2026-10-09T11:25:00Z">
        <w:r w:rsidR="00F13449">
          <w:t xml:space="preserve">different kinds of </w:t>
        </w:r>
      </w:ins>
      <w:ins w:id="102" w:author="Eduardo Flach" w:date="2026-10-09T11:24:00Z">
        <w:r w:rsidR="00F13449">
          <w:t>bags</w:t>
        </w:r>
      </w:ins>
      <w:ins w:id="103" w:author="Eduardo Flach" w:date="2026-10-09T11:26:00Z">
        <w:r w:rsidR="00F13449">
          <w:t xml:space="preserve"> and fabric toys</w:t>
        </w:r>
      </w:ins>
      <w:ins w:id="104" w:author="Eduardo Flach" w:date="2026-10-09T11:22:00Z">
        <w:r w:rsidR="00F13449">
          <w:t>. The</w:t>
        </w:r>
      </w:ins>
      <w:ins w:id="105" w:author="Eduardo Flach" w:date="2026-10-09T11:23:00Z">
        <w:r w:rsidR="00F13449">
          <w:t xml:space="preserve"> clients prospecting and</w:t>
        </w:r>
      </w:ins>
      <w:ins w:id="106" w:author="Eduardo Flach" w:date="2026-10-09T11:26:00Z">
        <w:r w:rsidR="00F13449">
          <w:t xml:space="preserve"> all</w:t>
        </w:r>
      </w:ins>
      <w:ins w:id="107" w:author="Eduardo Flach" w:date="2026-10-09T11:23:00Z">
        <w:r w:rsidR="00F13449">
          <w:t xml:space="preserve"> the</w:t>
        </w:r>
      </w:ins>
      <w:ins w:id="108" w:author="Eduardo Flach" w:date="2026-10-09T11:22:00Z">
        <w:r w:rsidR="00F13449">
          <w:t xml:space="preserve"> selling proc</w:t>
        </w:r>
      </w:ins>
      <w:ins w:id="109" w:author="Eduardo Flach" w:date="2026-10-09T11:23:00Z">
        <w:r w:rsidR="00F13449">
          <w:t xml:space="preserve">ess is made by Instagram and </w:t>
        </w:r>
        <w:proofErr w:type="spellStart"/>
        <w:r w:rsidR="00F13449">
          <w:t>whatsapp</w:t>
        </w:r>
        <w:proofErr w:type="spellEnd"/>
        <w:r w:rsidR="00F13449">
          <w:t xml:space="preserve"> chat</w:t>
        </w:r>
      </w:ins>
      <w:ins w:id="110" w:author="Eduardo Flach" w:date="2026-10-09T11:24:00Z">
        <w:r w:rsidR="00F13449">
          <w:t xml:space="preserve"> since the beginning.</w:t>
        </w:r>
      </w:ins>
    </w:p>
    <w:p w14:paraId="4FD9ACB0" w14:textId="00A3544D" w:rsidR="00F13449" w:rsidRDefault="00F13449" w:rsidP="005A6207">
      <w:pPr>
        <w:jc w:val="both"/>
        <w:rPr>
          <w:ins w:id="111" w:author="Eduardo Flach" w:date="2026-10-09T11:31:00Z"/>
        </w:rPr>
      </w:pPr>
      <w:ins w:id="112" w:author="Eduardo Flach" w:date="2026-10-09T11:27:00Z">
        <w:r>
          <w:tab/>
        </w:r>
        <w:r w:rsidR="00486A43">
          <w:t>There is no robust proce</w:t>
        </w:r>
      </w:ins>
      <w:ins w:id="113" w:author="Eduardo Flach" w:date="2026-10-09T11:28:00Z">
        <w:r w:rsidR="00486A43">
          <w:t xml:space="preserve">ss to store the data, yet. All the data from previous sales are stored in a </w:t>
        </w:r>
        <w:proofErr w:type="spellStart"/>
        <w:r w:rsidR="00486A43">
          <w:t>whatsapp</w:t>
        </w:r>
        <w:proofErr w:type="spellEnd"/>
        <w:r w:rsidR="00486A43">
          <w:t xml:space="preserve"> group. </w:t>
        </w:r>
      </w:ins>
      <w:ins w:id="114" w:author="Eduardo Flach" w:date="2026-10-09T11:29:00Z">
        <w:r w:rsidR="00486A43">
          <w:t xml:space="preserve">The current state of data storage </w:t>
        </w:r>
      </w:ins>
      <w:ins w:id="115" w:author="Eduardo Flach" w:date="2026-10-09T11:31:00Z">
        <w:r w:rsidR="00486A43">
          <w:t>does</w:t>
        </w:r>
      </w:ins>
      <w:ins w:id="116" w:author="Eduardo Flach" w:date="2026-10-09T11:29:00Z">
        <w:r w:rsidR="00486A43">
          <w:t xml:space="preserve"> not provide an accurate informatio</w:t>
        </w:r>
      </w:ins>
      <w:ins w:id="117" w:author="Eduardo Flach" w:date="2026-10-09T11:30:00Z">
        <w:r w:rsidR="00486A43">
          <w:t xml:space="preserve">n about the past and do not let the owners use this tool to get some </w:t>
        </w:r>
      </w:ins>
      <w:ins w:id="118" w:author="Eduardo Flach" w:date="2026-10-09T11:31:00Z">
        <w:r w:rsidR="00486A43">
          <w:t>useful insights.</w:t>
        </w:r>
      </w:ins>
    </w:p>
    <w:p w14:paraId="62E3307E" w14:textId="6FDE22E5" w:rsidR="00486A43" w:rsidRPr="00F63493" w:rsidRDefault="00486A43" w:rsidP="005A6207">
      <w:pPr>
        <w:jc w:val="both"/>
        <w:pPrChange w:id="119" w:author="Eduardo Flach" w:date="2026-10-20T11:58:00Z">
          <w:pPr>
            <w:pStyle w:val="Ttulo1"/>
            <w:spacing w:after="0"/>
          </w:pPr>
        </w:pPrChange>
      </w:pPr>
      <w:ins w:id="120" w:author="Eduardo Flach" w:date="2026-10-09T11:31:00Z">
        <w:r>
          <w:tab/>
          <w:t xml:space="preserve">Working on this data will provide me the possibility to </w:t>
        </w:r>
      </w:ins>
      <w:ins w:id="121" w:author="Eduardo Flach" w:date="2026-10-09T11:32:00Z">
        <w:r>
          <w:t>use all the tools that we are studying in this course. A strong ef</w:t>
        </w:r>
      </w:ins>
      <w:ins w:id="122" w:author="Eduardo Flach" w:date="2026-10-09T11:33:00Z">
        <w:r>
          <w:t>fort on Data preparation, Machine learning to answer some questions regarding the business and data vi</w:t>
        </w:r>
      </w:ins>
      <w:ins w:id="123" w:author="Eduardo Flach" w:date="2026-10-09T11:34:00Z">
        <w:r>
          <w:t>sualization.</w:t>
        </w:r>
      </w:ins>
    </w:p>
    <w:p w14:paraId="6B356D46" w14:textId="19AA8178" w:rsidR="0051184F" w:rsidRDefault="002D445C" w:rsidP="005A6207">
      <w:pPr>
        <w:pStyle w:val="Ttulo1"/>
        <w:spacing w:before="0"/>
        <w:jc w:val="both"/>
        <w:rPr>
          <w:ins w:id="124" w:author="Eduardo Flach" w:date="2026-10-12T17:25:00Z"/>
        </w:rPr>
        <w:pPrChange w:id="125" w:author="Eduardo Flach" w:date="2026-10-20T11:58:00Z">
          <w:pPr>
            <w:pStyle w:val="Ttulo1"/>
            <w:spacing w:before="0"/>
          </w:pPr>
        </w:pPrChange>
      </w:pPr>
      <w:bookmarkStart w:id="126" w:name="_Toc243389955"/>
      <w:ins w:id="127" w:author="Eduardo Flach" w:date="2026-10-12T17:14:00Z">
        <w:r>
          <w:t>Problem Definition</w:t>
        </w:r>
      </w:ins>
      <w:bookmarkEnd w:id="126"/>
      <w:del w:id="128" w:author="Eduardo Flach" w:date="2026-10-12T17:14:00Z">
        <w:r w:rsidR="00E73B14" w:rsidDel="002D445C">
          <w:delText>C</w:delText>
        </w:r>
      </w:del>
      <w:del w:id="129" w:author="Eduardo Flach" w:date="2026-10-12T17:13:00Z">
        <w:r w:rsidR="00E73B14" w:rsidDel="002D445C">
          <w:delText>hapter 1</w:delText>
        </w:r>
      </w:del>
    </w:p>
    <w:p w14:paraId="7A69A0E6" w14:textId="3EF7F568" w:rsidR="00FD795E" w:rsidRDefault="00FD795E" w:rsidP="005A6207">
      <w:pPr>
        <w:ind w:firstLine="720"/>
        <w:jc w:val="both"/>
        <w:rPr>
          <w:ins w:id="130" w:author="Eduardo Flach" w:date="2026-10-12T17:27:00Z"/>
        </w:rPr>
        <w:pPrChange w:id="131" w:author="Eduardo Flach" w:date="2026-10-20T11:58:00Z">
          <w:pPr>
            <w:ind w:firstLine="720"/>
          </w:pPr>
        </w:pPrChange>
      </w:pPr>
      <w:ins w:id="132" w:author="Eduardo Flach" w:date="2026-10-12T17:27:00Z">
        <w:r>
          <w:t xml:space="preserve">Since the beginning of the company </w:t>
        </w:r>
      </w:ins>
      <w:ins w:id="133" w:author="Eduardo Flach" w:date="2026-10-12T17:29:00Z">
        <w:r>
          <w:t>the prices were increased according to the development of the perceptive quality of the product</w:t>
        </w:r>
      </w:ins>
      <w:ins w:id="134" w:author="Eduardo Flach" w:date="2026-10-12T17:31:00Z">
        <w:r>
          <w:t xml:space="preserve"> by the owners and the clients feedbacks</w:t>
        </w:r>
      </w:ins>
      <w:ins w:id="135" w:author="Eduardo Flach" w:date="2026-10-12T17:29:00Z">
        <w:r>
          <w:t xml:space="preserve">. </w:t>
        </w:r>
      </w:ins>
      <w:ins w:id="136" w:author="Eduardo Flach" w:date="2026-10-12T17:34:00Z">
        <w:r w:rsidR="00945758">
          <w:t>Once the owners</w:t>
        </w:r>
      </w:ins>
      <w:ins w:id="137" w:author="Eduardo Flach" w:date="2026-10-12T17:35:00Z">
        <w:r w:rsidR="00945758">
          <w:t xml:space="preserve"> started to make the products from zero, the </w:t>
        </w:r>
      </w:ins>
      <w:ins w:id="138" w:author="Eduardo Flach" w:date="2026-10-12T17:36:00Z">
        <w:r w:rsidR="00945758">
          <w:t>quality of each one improved during time</w:t>
        </w:r>
      </w:ins>
      <w:ins w:id="139" w:author="Eduardo Flach" w:date="2026-10-12T17:37:00Z">
        <w:r w:rsidR="00945758">
          <w:t xml:space="preserve"> and </w:t>
        </w:r>
      </w:ins>
      <w:ins w:id="140" w:author="Eduardo Flach" w:date="2026-10-12T17:38:00Z">
        <w:r w:rsidR="00945758">
          <w:t>therefore the price.</w:t>
        </w:r>
      </w:ins>
    </w:p>
    <w:p w14:paraId="1BAC494D" w14:textId="41BE066D" w:rsidR="005A7219" w:rsidRDefault="00FD795E" w:rsidP="005A6207">
      <w:pPr>
        <w:ind w:firstLine="720"/>
        <w:jc w:val="both"/>
        <w:rPr>
          <w:ins w:id="141" w:author="Eduardo Flach" w:date="2026-10-16T14:53:00Z"/>
        </w:rPr>
      </w:pPr>
      <w:ins w:id="142" w:author="Eduardo Flach" w:date="2026-10-12T17:25:00Z">
        <w:r>
          <w:t xml:space="preserve">The company </w:t>
        </w:r>
      </w:ins>
      <w:ins w:id="143" w:author="Eduardo Flach" w:date="2026-10-12T17:38:00Z">
        <w:r w:rsidR="00945758">
          <w:t xml:space="preserve">wants to </w:t>
        </w:r>
      </w:ins>
      <w:ins w:id="144" w:author="Eduardo Flach" w:date="2026-10-12T17:39:00Z">
        <w:r w:rsidR="00945758">
          <w:t xml:space="preserve">position the brand for </w:t>
        </w:r>
      </w:ins>
      <w:ins w:id="145" w:author="Eduardo Flach" w:date="2026-10-16T14:46:00Z">
        <w:r w:rsidR="005A7219">
          <w:t>premium market</w:t>
        </w:r>
      </w:ins>
      <w:ins w:id="146" w:author="Eduardo Flach" w:date="2026-10-12T17:40:00Z">
        <w:r w:rsidR="00945758">
          <w:t xml:space="preserve"> and improve the average order value (AOV) </w:t>
        </w:r>
      </w:ins>
      <w:ins w:id="147" w:author="Eduardo Flach" w:date="2026-10-12T17:41:00Z">
        <w:r w:rsidR="00945758">
          <w:t>in order to improve the margin.</w:t>
        </w:r>
      </w:ins>
      <w:ins w:id="148" w:author="Eduardo Flach" w:date="2026-10-16T14:35:00Z">
        <w:r w:rsidR="007822F3">
          <w:t xml:space="preserve"> </w:t>
        </w:r>
      </w:ins>
      <w:ins w:id="149" w:author="Eduardo Flach" w:date="2026-10-16T14:48:00Z">
        <w:r w:rsidR="005A7219">
          <w:t xml:space="preserve">As most of the potential leads came from marketings campaigns, </w:t>
        </w:r>
      </w:ins>
      <w:ins w:id="150" w:author="Eduardo Flach" w:date="2026-10-16T14:49:00Z">
        <w:r w:rsidR="005A7219">
          <w:t>the company needs do investments on Instagram Ads. However, today the compa</w:t>
        </w:r>
      </w:ins>
      <w:ins w:id="151" w:author="Eduardo Flach" w:date="2026-10-16T14:50:00Z">
        <w:r w:rsidR="005A7219">
          <w:t xml:space="preserve">ny doesn’t have the data to determinate the target </w:t>
        </w:r>
      </w:ins>
      <w:ins w:id="152" w:author="Eduardo Flach" w:date="2026-10-16T14:51:00Z">
        <w:r w:rsidR="005A7219">
          <w:t xml:space="preserve">market. </w:t>
        </w:r>
        <w:r w:rsidR="005A7219" w:rsidRPr="00352573">
          <w:rPr>
            <w:b/>
            <w:bCs/>
            <w:rPrChange w:id="153" w:author="Eduardo Flach" w:date="2026-10-16T14:55:00Z">
              <w:rPr/>
            </w:rPrChange>
          </w:rPr>
          <w:t>It is unkno</w:t>
        </w:r>
      </w:ins>
      <w:ins w:id="154" w:author="Eduardo Flach" w:date="2026-10-16T14:52:00Z">
        <w:r w:rsidR="005A7219" w:rsidRPr="00352573">
          <w:rPr>
            <w:b/>
            <w:bCs/>
            <w:rPrChange w:id="155" w:author="Eduardo Flach" w:date="2026-10-16T14:55:00Z">
              <w:rPr/>
            </w:rPrChange>
          </w:rPr>
          <w:t xml:space="preserve">wn if the region that the person is buying from matters regarding the purchase. </w:t>
        </w:r>
      </w:ins>
    </w:p>
    <w:p w14:paraId="04BDC528" w14:textId="1C5342B8" w:rsidR="002D445C" w:rsidRPr="002D445C" w:rsidRDefault="005A7219" w:rsidP="005A6207">
      <w:pPr>
        <w:ind w:firstLine="720"/>
        <w:jc w:val="both"/>
        <w:rPr>
          <w:ins w:id="156" w:author="Eduardo Flach" w:date="2026-10-12T17:14:00Z"/>
        </w:rPr>
        <w:pPrChange w:id="157" w:author="Eduardo Flach" w:date="2026-10-20T11:58:00Z">
          <w:pPr>
            <w:pStyle w:val="Ttulo1"/>
            <w:spacing w:before="0"/>
          </w:pPr>
        </w:pPrChange>
      </w:pPr>
      <w:ins w:id="158" w:author="Eduardo Flach" w:date="2026-10-16T14:53:00Z">
        <w:r>
          <w:t xml:space="preserve">In addition, the brand is known for making </w:t>
        </w:r>
      </w:ins>
      <w:ins w:id="159" w:author="Eduardo Flach" w:date="2026-10-16T14:54:00Z">
        <w:r>
          <w:t xml:space="preserve">personalized products. </w:t>
        </w:r>
      </w:ins>
      <w:ins w:id="160" w:author="Eduardo Flach" w:date="2026-10-16T14:55:00Z">
        <w:r w:rsidR="00352573">
          <w:t xml:space="preserve">The stock of raw material was always high, due to the quantity of possibilities. </w:t>
        </w:r>
      </w:ins>
      <w:ins w:id="161" w:author="Eduardo Flach" w:date="2026-10-16T14:56:00Z">
        <w:r w:rsidR="00352573">
          <w:t>Right now, there is no model predicting which material and colo</w:t>
        </w:r>
      </w:ins>
      <w:ins w:id="162" w:author="Eduardo Flach" w:date="2026-10-16T14:57:00Z">
        <w:r w:rsidR="00352573">
          <w:t xml:space="preserve">ur will sell more in the next months. </w:t>
        </w:r>
      </w:ins>
      <w:ins w:id="163" w:author="Eduardo Flach" w:date="2026-10-16T14:58:00Z">
        <w:r w:rsidR="00352573" w:rsidRPr="00352573">
          <w:rPr>
            <w:b/>
            <w:bCs/>
            <w:rPrChange w:id="164" w:author="Eduardo Flach" w:date="2026-10-16T15:01:00Z">
              <w:rPr/>
            </w:rPrChange>
          </w:rPr>
          <w:t>Therefore, having this prediction</w:t>
        </w:r>
      </w:ins>
      <w:ins w:id="165" w:author="Eduardo Flach" w:date="2026-10-16T14:59:00Z">
        <w:r w:rsidR="00352573" w:rsidRPr="00352573">
          <w:rPr>
            <w:b/>
            <w:bCs/>
            <w:rPrChange w:id="166" w:author="Eduardo Flach" w:date="2026-10-16T15:01:00Z">
              <w:rPr/>
            </w:rPrChange>
          </w:rPr>
          <w:t xml:space="preserve">, the brand can put effort in the best </w:t>
        </w:r>
      </w:ins>
      <w:ins w:id="167" w:author="Eduardo Flach" w:date="2026-10-16T15:02:00Z">
        <w:r w:rsidR="003103EB" w:rsidRPr="003103EB">
          <w:rPr>
            <w:b/>
            <w:bCs/>
          </w:rPr>
          <w:t>sellers’</w:t>
        </w:r>
      </w:ins>
      <w:ins w:id="168" w:author="Eduardo Flach" w:date="2026-10-16T14:59:00Z">
        <w:r w:rsidR="00352573" w:rsidRPr="00352573">
          <w:rPr>
            <w:b/>
            <w:bCs/>
            <w:rPrChange w:id="169" w:author="Eduardo Flach" w:date="2026-10-16T15:01:00Z">
              <w:rPr/>
            </w:rPrChange>
          </w:rPr>
          <w:t xml:space="preserve"> products an</w:t>
        </w:r>
      </w:ins>
      <w:ins w:id="170" w:author="Eduardo Flach" w:date="2026-10-16T15:00:00Z">
        <w:r w:rsidR="00352573" w:rsidRPr="00352573">
          <w:rPr>
            <w:b/>
            <w:bCs/>
            <w:rPrChange w:id="171" w:author="Eduardo Flach" w:date="2026-10-16T15:01:00Z">
              <w:rPr/>
            </w:rPrChange>
          </w:rPr>
          <w:t xml:space="preserve">d colours, optimizing margin and lowering </w:t>
        </w:r>
      </w:ins>
      <w:ins w:id="172" w:author="Eduardo Flach" w:date="2026-10-16T15:01:00Z">
        <w:r w:rsidR="00352573" w:rsidRPr="00352573">
          <w:rPr>
            <w:b/>
            <w:bCs/>
            <w:rPrChange w:id="173" w:author="Eduardo Flach" w:date="2026-10-16T15:01:00Z">
              <w:rPr/>
            </w:rPrChange>
          </w:rPr>
          <w:t>the costs.</w:t>
        </w:r>
      </w:ins>
    </w:p>
    <w:p w14:paraId="28959322" w14:textId="642B8A36" w:rsidR="002D445C" w:rsidRDefault="002D445C" w:rsidP="005A6207">
      <w:pPr>
        <w:pStyle w:val="Ttulo1"/>
        <w:spacing w:before="0"/>
        <w:jc w:val="both"/>
        <w:rPr>
          <w:ins w:id="174" w:author="Eduardo Flach" w:date="2026-10-12T17:14:00Z"/>
        </w:rPr>
        <w:pPrChange w:id="175" w:author="Eduardo Flach" w:date="2026-10-20T11:58:00Z">
          <w:pPr>
            <w:pStyle w:val="Ttulo1"/>
            <w:spacing w:before="0"/>
          </w:pPr>
        </w:pPrChange>
      </w:pPr>
      <w:bookmarkStart w:id="176" w:name="_Toc243389956"/>
      <w:ins w:id="177" w:author="Eduardo Flach" w:date="2026-10-12T17:14:00Z">
        <w:r>
          <w:t>Aim and Objectives</w:t>
        </w:r>
        <w:bookmarkEnd w:id="176"/>
      </w:ins>
    </w:p>
    <w:p w14:paraId="52AA84A5" w14:textId="2AFDF0E2" w:rsidR="002D445C" w:rsidRDefault="003103EB" w:rsidP="005A6207">
      <w:pPr>
        <w:jc w:val="both"/>
        <w:rPr>
          <w:ins w:id="178" w:author="Eduardo Flach" w:date="2026-10-16T15:04:00Z"/>
        </w:rPr>
        <w:pPrChange w:id="179" w:author="Eduardo Flach" w:date="2026-10-20T11:58:00Z">
          <w:pPr/>
        </w:pPrChange>
      </w:pPr>
      <w:ins w:id="180" w:author="Eduardo Flach" w:date="2026-10-16T15:01:00Z">
        <w:r>
          <w:tab/>
        </w:r>
      </w:ins>
      <w:ins w:id="181" w:author="Eduardo Flach" w:date="2026-10-16T15:02:00Z">
        <w:r>
          <w:t>The objectives of this project are</w:t>
        </w:r>
      </w:ins>
      <w:ins w:id="182" w:author="Eduardo Flach" w:date="2026-10-16T15:03:00Z">
        <w:r>
          <w:t xml:space="preserve"> related to</w:t>
        </w:r>
      </w:ins>
      <w:ins w:id="183" w:author="Eduardo Flach" w:date="2026-10-16T15:02:00Z">
        <w:r>
          <w:t xml:space="preserve"> improve the </w:t>
        </w:r>
      </w:ins>
      <w:ins w:id="184" w:author="Eduardo Flach" w:date="2026-10-16T15:03:00Z">
        <w:r>
          <w:t>profits of the brand in order to provide the company t</w:t>
        </w:r>
      </w:ins>
      <w:ins w:id="185" w:author="Eduardo Flach" w:date="2026-10-16T15:04:00Z">
        <w:r>
          <w:t>he possibilities to expand. The main aims are listed below:</w:t>
        </w:r>
      </w:ins>
    </w:p>
    <w:p w14:paraId="600A94E5" w14:textId="1BF719F4" w:rsidR="003103EB" w:rsidRDefault="003103EB" w:rsidP="005A6207">
      <w:pPr>
        <w:pStyle w:val="PargrafodaLista"/>
        <w:numPr>
          <w:ilvl w:val="1"/>
          <w:numId w:val="5"/>
        </w:numPr>
        <w:jc w:val="both"/>
        <w:rPr>
          <w:ins w:id="186" w:author="Eduardo Flach" w:date="2026-10-16T15:06:00Z"/>
        </w:rPr>
        <w:pPrChange w:id="187" w:author="Eduardo Flach" w:date="2026-10-20T11:58:00Z">
          <w:pPr>
            <w:pStyle w:val="PargrafodaLista"/>
            <w:numPr>
              <w:ilvl w:val="1"/>
              <w:numId w:val="5"/>
            </w:numPr>
            <w:ind w:left="1440" w:hanging="360"/>
          </w:pPr>
        </w:pPrChange>
      </w:pPr>
      <w:ins w:id="188" w:author="Eduardo Flach" w:date="2026-10-16T15:04:00Z">
        <w:r>
          <w:t>Organise the</w:t>
        </w:r>
      </w:ins>
      <w:ins w:id="189" w:author="Eduardo Flach" w:date="2026-10-16T15:05:00Z">
        <w:r w:rsidR="008E3E56">
          <w:t xml:space="preserve"> actual</w:t>
        </w:r>
      </w:ins>
      <w:ins w:id="190" w:author="Eduardo Flach" w:date="2026-10-16T15:04:00Z">
        <w:r>
          <w:t xml:space="preserve"> raw data</w:t>
        </w:r>
      </w:ins>
      <w:ins w:id="191" w:author="Eduardo Flach" w:date="2026-10-16T15:05:00Z">
        <w:r w:rsidR="008E3E56">
          <w:t xml:space="preserve"> in some way that we can work with. Being able in the future to make decisions based on facts and not </w:t>
        </w:r>
      </w:ins>
      <w:ins w:id="192" w:author="Eduardo Flach" w:date="2026-10-16T15:06:00Z">
        <w:r w:rsidR="008E3E56">
          <w:t>guess and expertise.</w:t>
        </w:r>
      </w:ins>
    </w:p>
    <w:p w14:paraId="3CF027A2" w14:textId="7A07E470" w:rsidR="008E3E56" w:rsidRDefault="008E3E56" w:rsidP="005A6207">
      <w:pPr>
        <w:pStyle w:val="PargrafodaLista"/>
        <w:numPr>
          <w:ilvl w:val="1"/>
          <w:numId w:val="5"/>
        </w:numPr>
        <w:jc w:val="both"/>
        <w:rPr>
          <w:ins w:id="193" w:author="Eduardo Flach" w:date="2026-10-16T15:10:00Z"/>
        </w:rPr>
        <w:pPrChange w:id="194" w:author="Eduardo Flach" w:date="2026-10-20T11:58:00Z">
          <w:pPr>
            <w:pStyle w:val="PargrafodaLista"/>
            <w:numPr>
              <w:ilvl w:val="1"/>
              <w:numId w:val="5"/>
            </w:numPr>
            <w:ind w:left="1440" w:hanging="360"/>
          </w:pPr>
        </w:pPrChange>
      </w:pPr>
      <w:ins w:id="195" w:author="Eduardo Flach" w:date="2026-10-16T15:06:00Z">
        <w:r>
          <w:t>Check the correlation</w:t>
        </w:r>
      </w:ins>
      <w:ins w:id="196" w:author="Eduardo Flach" w:date="2026-10-16T15:07:00Z">
        <w:r>
          <w:t xml:space="preserve"> between</w:t>
        </w:r>
      </w:ins>
      <w:ins w:id="197" w:author="Eduardo Flach" w:date="2026-10-16T15:06:00Z">
        <w:r>
          <w:t xml:space="preserve"> </w:t>
        </w:r>
      </w:ins>
      <w:ins w:id="198" w:author="Eduardo Flach" w:date="2026-10-16T15:07:00Z">
        <w:r>
          <w:t>the region that the person is living and the amount spend</w:t>
        </w:r>
      </w:ins>
      <w:ins w:id="199" w:author="Eduardo Flach" w:date="2026-10-16T15:08:00Z">
        <w:r>
          <w:t xml:space="preserve">. This will be important for future </w:t>
        </w:r>
      </w:ins>
      <w:ins w:id="200" w:author="Eduardo Flach" w:date="2026-10-16T15:09:00Z">
        <w:r>
          <w:t xml:space="preserve">investments on Instagram ads for the right target </w:t>
        </w:r>
      </w:ins>
      <w:ins w:id="201" w:author="Eduardo Flach" w:date="2026-10-16T15:10:00Z">
        <w:r>
          <w:t>public.</w:t>
        </w:r>
      </w:ins>
    </w:p>
    <w:p w14:paraId="06BC95BB" w14:textId="7F4325C4" w:rsidR="008E3E56" w:rsidRDefault="008E3E56" w:rsidP="005A6207">
      <w:pPr>
        <w:pStyle w:val="PargrafodaLista"/>
        <w:numPr>
          <w:ilvl w:val="1"/>
          <w:numId w:val="5"/>
        </w:numPr>
        <w:jc w:val="both"/>
        <w:rPr>
          <w:ins w:id="202" w:author="Eduardo Flach" w:date="2026-10-12T17:14:00Z"/>
        </w:rPr>
        <w:pPrChange w:id="203" w:author="Eduardo Flach" w:date="2026-10-20T11:58:00Z">
          <w:pPr/>
        </w:pPrChange>
      </w:pPr>
      <w:ins w:id="204" w:author="Eduardo Flach" w:date="2026-10-16T15:10:00Z">
        <w:r>
          <w:t>Predict the next sales based on the previous demand. Also predict what kind of pro</w:t>
        </w:r>
      </w:ins>
      <w:ins w:id="205" w:author="Eduardo Flach" w:date="2026-10-16T15:11:00Z">
        <w:r>
          <w:t>ducts and</w:t>
        </w:r>
      </w:ins>
      <w:ins w:id="206" w:author="Eduardo Flach" w:date="2026-10-16T15:12:00Z">
        <w:r>
          <w:t xml:space="preserve"> colours tend to be more common.</w:t>
        </w:r>
      </w:ins>
    </w:p>
    <w:p w14:paraId="793B2124" w14:textId="0017117B" w:rsidR="002D445C" w:rsidRDefault="002D445C" w:rsidP="005A6207">
      <w:pPr>
        <w:pStyle w:val="Ttulo1"/>
        <w:spacing w:before="0"/>
        <w:jc w:val="both"/>
        <w:rPr>
          <w:ins w:id="207" w:author="Eduardo Flach" w:date="2026-10-12T17:14:00Z"/>
        </w:rPr>
        <w:pPrChange w:id="208" w:author="Eduardo Flach" w:date="2026-10-20T11:58:00Z">
          <w:pPr>
            <w:pStyle w:val="Ttulo1"/>
            <w:spacing w:before="0"/>
          </w:pPr>
        </w:pPrChange>
      </w:pPr>
      <w:bookmarkStart w:id="209" w:name="_Toc243389957"/>
      <w:ins w:id="210" w:author="Eduardo Flach" w:date="2026-10-12T17:14:00Z">
        <w:r>
          <w:t>Scope</w:t>
        </w:r>
        <w:bookmarkEnd w:id="209"/>
      </w:ins>
    </w:p>
    <w:p w14:paraId="6F353EEB" w14:textId="423571A2" w:rsidR="002C293B" w:rsidRDefault="008E3E56" w:rsidP="005A6207">
      <w:pPr>
        <w:jc w:val="both"/>
        <w:rPr>
          <w:ins w:id="211" w:author="Eduardo Flach" w:date="2026-10-16T15:15:00Z"/>
        </w:rPr>
        <w:pPrChange w:id="212" w:author="Eduardo Flach" w:date="2026-10-20T11:58:00Z">
          <w:pPr/>
        </w:pPrChange>
      </w:pPr>
      <w:ins w:id="213" w:author="Eduardo Flach" w:date="2026-10-16T15:12:00Z">
        <w:r>
          <w:tab/>
        </w:r>
      </w:ins>
      <w:ins w:id="214" w:author="Eduardo Flach" w:date="2026-10-16T15:13:00Z">
        <w:r>
          <w:t xml:space="preserve">Once there is no appropriate data storage, </w:t>
        </w:r>
      </w:ins>
      <w:ins w:id="215" w:author="Eduardo Flach" w:date="2026-10-16T15:14:00Z">
        <w:r>
          <w:t xml:space="preserve">important features related of the products, such as </w:t>
        </w:r>
      </w:ins>
      <w:ins w:id="216" w:author="Eduardo Flach" w:date="2026-10-16T15:15:00Z">
        <w:r w:rsidR="002C293B">
          <w:t>cost of production, raw material needed, cost of suppliers, etc, will not be included at the first time.</w:t>
        </w:r>
      </w:ins>
    </w:p>
    <w:p w14:paraId="69156E59" w14:textId="39FD43D9" w:rsidR="002C293B" w:rsidRDefault="002C293B" w:rsidP="005A6207">
      <w:pPr>
        <w:jc w:val="both"/>
        <w:rPr>
          <w:ins w:id="217" w:author="Eduardo Flach" w:date="2026-10-12T17:14:00Z"/>
        </w:rPr>
        <w:pPrChange w:id="218" w:author="Eduardo Flach" w:date="2026-10-20T11:58:00Z">
          <w:pPr/>
        </w:pPrChange>
      </w:pPr>
      <w:ins w:id="219" w:author="Eduardo Flach" w:date="2026-10-16T15:15:00Z">
        <w:r>
          <w:lastRenderedPageBreak/>
          <w:tab/>
          <w:t xml:space="preserve">The project will focus on </w:t>
        </w:r>
      </w:ins>
      <w:ins w:id="220" w:author="Eduardo Flach" w:date="2026-10-16T15:16:00Z">
        <w:r>
          <w:t>the target public for Ads campaigns and the prediction of what kinds of products tends to sell more.</w:t>
        </w:r>
      </w:ins>
    </w:p>
    <w:p w14:paraId="506EC972" w14:textId="0C1ADC6D" w:rsidR="002D445C" w:rsidRDefault="002D445C" w:rsidP="005A6207">
      <w:pPr>
        <w:pStyle w:val="Ttulo1"/>
        <w:spacing w:before="0"/>
        <w:jc w:val="both"/>
        <w:rPr>
          <w:ins w:id="221" w:author="Eduardo Flach" w:date="2026-10-18T19:25:00Z"/>
        </w:rPr>
        <w:pPrChange w:id="222" w:author="Eduardo Flach" w:date="2026-10-20T11:58:00Z">
          <w:pPr>
            <w:pStyle w:val="Ttulo1"/>
            <w:spacing w:before="0"/>
          </w:pPr>
        </w:pPrChange>
      </w:pPr>
      <w:bookmarkStart w:id="223" w:name="_Toc243389958"/>
      <w:ins w:id="224" w:author="Eduardo Flach" w:date="2026-10-12T17:15:00Z">
        <w:r>
          <w:t>Methodology</w:t>
        </w:r>
      </w:ins>
      <w:bookmarkEnd w:id="223"/>
    </w:p>
    <w:p w14:paraId="5A754672" w14:textId="7E84BD59" w:rsidR="0037068D" w:rsidRDefault="0037068D" w:rsidP="005A6207">
      <w:pPr>
        <w:jc w:val="both"/>
        <w:rPr>
          <w:ins w:id="225" w:author="Eduardo Flach" w:date="2026-10-20T10:12:00Z"/>
        </w:rPr>
        <w:pPrChange w:id="226" w:author="Eduardo Flach" w:date="2026-10-20T11:58:00Z">
          <w:pPr/>
        </w:pPrChange>
      </w:pPr>
      <w:ins w:id="227" w:author="Eduardo Flach" w:date="2026-10-18T19:25:00Z">
        <w:r>
          <w:tab/>
          <w:t xml:space="preserve">The project will start organizing the current data in a proper document. This </w:t>
        </w:r>
      </w:ins>
      <w:ins w:id="228" w:author="Eduardo Flach" w:date="2026-10-18T19:26:00Z">
        <w:r>
          <w:t xml:space="preserve">document will support either the current proposal to find out the main aims and to give the company </w:t>
        </w:r>
      </w:ins>
      <w:ins w:id="229" w:author="Eduardo Flach" w:date="2026-10-18T19:27:00Z">
        <w:r>
          <w:t>a proper storage structure of the data.</w:t>
        </w:r>
      </w:ins>
      <w:ins w:id="230" w:author="Eduardo Flach" w:date="2026-10-18T19:28:00Z">
        <w:r>
          <w:t xml:space="preserve"> A good amount of the time will be </w:t>
        </w:r>
      </w:ins>
      <w:ins w:id="231" w:author="Eduardo Flach" w:date="2026-10-18T19:29:00Z">
        <w:r>
          <w:t>spent</w:t>
        </w:r>
      </w:ins>
      <w:ins w:id="232" w:author="Eduardo Flach" w:date="2026-10-18T19:28:00Z">
        <w:r>
          <w:t xml:space="preserve"> in </w:t>
        </w:r>
      </w:ins>
      <w:ins w:id="233" w:author="Eduardo Flach" w:date="2026-10-18T19:29:00Z">
        <w:r>
          <w:t>this part of the project</w:t>
        </w:r>
      </w:ins>
      <w:ins w:id="234" w:author="Eduardo Flach" w:date="2026-10-18T19:28:00Z">
        <w:r>
          <w:t>, appl</w:t>
        </w:r>
      </w:ins>
      <w:ins w:id="235" w:author="Eduardo Flach" w:date="2026-10-18T19:29:00Z">
        <w:r>
          <w:t>ying tools of the data preparation module in order to organise the data in a better way.</w:t>
        </w:r>
      </w:ins>
    </w:p>
    <w:p w14:paraId="036B8016" w14:textId="35CA636F" w:rsidR="00EB6B48" w:rsidRDefault="00EB6B48" w:rsidP="005A6207">
      <w:pPr>
        <w:jc w:val="both"/>
        <w:rPr>
          <w:ins w:id="236" w:author="Eduardo Flach" w:date="2026-10-20T10:15:00Z"/>
        </w:rPr>
        <w:pPrChange w:id="237" w:author="Eduardo Flach" w:date="2026-10-20T11:58:00Z">
          <w:pPr/>
        </w:pPrChange>
      </w:pPr>
      <w:ins w:id="238" w:author="Eduardo Flach" w:date="2026-10-20T10:13:00Z">
        <w:r>
          <w:tab/>
          <w:t xml:space="preserve">The second step is to check the data and prepare it for any further study. </w:t>
        </w:r>
      </w:ins>
      <w:ins w:id="239" w:author="Eduardo Flach" w:date="2026-10-20T10:14:00Z">
        <w:r>
          <w:t xml:space="preserve">For example, checking duplicates, checking missing values, coding the data, </w:t>
        </w:r>
      </w:ins>
      <w:ins w:id="240" w:author="Eduardo Flach" w:date="2026-10-20T11:03:00Z">
        <w:r w:rsidR="00734D97">
          <w:t>scale,</w:t>
        </w:r>
      </w:ins>
      <w:ins w:id="241" w:author="Eduardo Flach" w:date="2026-10-20T10:14:00Z">
        <w:r>
          <w:t xml:space="preserve"> if necessary, etc.</w:t>
        </w:r>
      </w:ins>
    </w:p>
    <w:p w14:paraId="2710030A" w14:textId="78646208" w:rsidR="00EB6B48" w:rsidRDefault="00EB6B48" w:rsidP="005A6207">
      <w:pPr>
        <w:ind w:firstLine="720"/>
        <w:jc w:val="both"/>
        <w:rPr>
          <w:ins w:id="242" w:author="Eduardo Flach" w:date="2026-10-20T10:18:00Z"/>
        </w:rPr>
        <w:pPrChange w:id="243" w:author="Eduardo Flach" w:date="2026-10-20T11:58:00Z">
          <w:pPr>
            <w:ind w:firstLine="720"/>
          </w:pPr>
        </w:pPrChange>
      </w:pPr>
      <w:ins w:id="244" w:author="Eduardo Flach" w:date="2026-10-20T10:16:00Z">
        <w:r>
          <w:t xml:space="preserve">Third step will </w:t>
        </w:r>
      </w:ins>
      <w:ins w:id="245" w:author="Eduardo Flach" w:date="2026-10-20T10:17:00Z">
        <w:r>
          <w:t>focus on the evaluation of the accuracy an</w:t>
        </w:r>
      </w:ins>
      <w:ins w:id="246" w:author="Eduardo Flach" w:date="2026-10-20T10:18:00Z">
        <w:r>
          <w:t>d the difference between some techniques applied on the current data.</w:t>
        </w:r>
      </w:ins>
      <w:ins w:id="247" w:author="Eduardo Flach" w:date="2026-10-20T10:25:00Z">
        <w:r w:rsidR="002976B4">
          <w:t xml:space="preserve"> It will be necessary to check different kinds of </w:t>
        </w:r>
      </w:ins>
      <w:ins w:id="248" w:author="Eduardo Flach" w:date="2026-10-20T10:26:00Z">
        <w:r w:rsidR="002976B4">
          <w:t xml:space="preserve">machine learning </w:t>
        </w:r>
      </w:ins>
      <w:ins w:id="249" w:author="Eduardo Flach" w:date="2026-10-20T10:25:00Z">
        <w:r w:rsidR="002976B4">
          <w:t>tech</w:t>
        </w:r>
      </w:ins>
      <w:ins w:id="250" w:author="Eduardo Flach" w:date="2026-10-20T10:26:00Z">
        <w:r w:rsidR="002976B4">
          <w:t>niques at first, once I do not have the data organized yet.</w:t>
        </w:r>
      </w:ins>
    </w:p>
    <w:p w14:paraId="74260A66" w14:textId="36120348" w:rsidR="002976B4" w:rsidRDefault="002976B4" w:rsidP="005A6207">
      <w:pPr>
        <w:ind w:firstLine="720"/>
        <w:jc w:val="both"/>
        <w:rPr>
          <w:ins w:id="251" w:author="Eduardo Flach" w:date="2026-10-20T10:22:00Z"/>
        </w:rPr>
        <w:pPrChange w:id="252" w:author="Eduardo Flach" w:date="2026-10-20T11:58:00Z">
          <w:pPr>
            <w:ind w:firstLine="720"/>
          </w:pPr>
        </w:pPrChange>
      </w:pPr>
      <w:ins w:id="253" w:author="Eduardo Flach" w:date="2026-10-20T10:20:00Z">
        <w:r>
          <w:t>In the fourth</w:t>
        </w:r>
      </w:ins>
      <w:ins w:id="254" w:author="Eduardo Flach" w:date="2026-10-20T10:18:00Z">
        <w:r w:rsidR="00EB6B48">
          <w:t xml:space="preserve"> st</w:t>
        </w:r>
      </w:ins>
      <w:ins w:id="255" w:author="Eduardo Flach" w:date="2026-10-20T10:19:00Z">
        <w:r w:rsidR="00EB6B48">
          <w:t>ep</w:t>
        </w:r>
      </w:ins>
      <w:ins w:id="256" w:author="Eduardo Flach" w:date="2026-10-20T10:20:00Z">
        <w:r>
          <w:t>,</w:t>
        </w:r>
      </w:ins>
      <w:ins w:id="257" w:author="Eduardo Flach" w:date="2026-10-20T10:19:00Z">
        <w:r w:rsidR="00EB6B48">
          <w:t xml:space="preserve"> the chosen machine learning technique</w:t>
        </w:r>
      </w:ins>
      <w:ins w:id="258" w:author="Eduardo Flach" w:date="2026-10-20T10:20:00Z">
        <w:r>
          <w:t xml:space="preserve"> will </w:t>
        </w:r>
      </w:ins>
      <w:ins w:id="259" w:author="Eduardo Flach" w:date="2026-10-20T10:21:00Z">
        <w:r>
          <w:t>be done. Following by the model evaluation which will compare if the results answer t</w:t>
        </w:r>
      </w:ins>
      <w:ins w:id="260" w:author="Eduardo Flach" w:date="2026-10-20T10:22:00Z">
        <w:r>
          <w:t xml:space="preserve">he objectives. If the results are not </w:t>
        </w:r>
      </w:ins>
      <w:ins w:id="261" w:author="Eduardo Flach" w:date="2026-10-20T10:23:00Z">
        <w:r>
          <w:t>satisfactory, the task can go back to the third step.</w:t>
        </w:r>
      </w:ins>
    </w:p>
    <w:p w14:paraId="487FE339" w14:textId="183ADCE8" w:rsidR="002976B4" w:rsidRDefault="002976B4" w:rsidP="005A6207">
      <w:pPr>
        <w:ind w:firstLine="720"/>
        <w:jc w:val="both"/>
        <w:rPr>
          <w:ins w:id="262" w:author="Eduardo Flach" w:date="2026-10-20T11:02:00Z"/>
        </w:rPr>
        <w:pPrChange w:id="263" w:author="Eduardo Flach" w:date="2026-10-20T11:58:00Z">
          <w:pPr>
            <w:ind w:firstLine="720"/>
          </w:pPr>
        </w:pPrChange>
      </w:pPr>
      <w:ins w:id="264" w:author="Eduardo Flach" w:date="2026-10-20T10:22:00Z">
        <w:r>
          <w:t xml:space="preserve">The final step is dedicated to </w:t>
        </w:r>
      </w:ins>
      <w:ins w:id="265" w:author="Eduardo Flach" w:date="2026-10-20T10:23:00Z">
        <w:r>
          <w:t>the results and visualiza</w:t>
        </w:r>
      </w:ins>
      <w:ins w:id="266" w:author="Eduardo Flach" w:date="2026-10-20T10:24:00Z">
        <w:r>
          <w:t>tion, according to the data visualization module.</w:t>
        </w:r>
      </w:ins>
    </w:p>
    <w:p w14:paraId="27803709" w14:textId="186BB9CC" w:rsidR="002D445C" w:rsidRDefault="00431035" w:rsidP="005A6207">
      <w:pPr>
        <w:jc w:val="both"/>
        <w:rPr>
          <w:ins w:id="267" w:author="Eduardo Flach" w:date="2026-10-12T17:15:00Z"/>
        </w:rPr>
        <w:pPrChange w:id="268" w:author="Eduardo Flach" w:date="2026-10-20T11:58:00Z">
          <w:pPr/>
        </w:pPrChange>
      </w:pPr>
      <w:ins w:id="269" w:author="Eduardo Flach" w:date="2026-10-20T11:02:00Z">
        <w:r w:rsidRPr="00431035">
          <w:drawing>
            <wp:inline distT="0" distB="0" distL="0" distR="0" wp14:anchorId="18CFD4D2" wp14:editId="5A8E2FF5">
              <wp:extent cx="5731510" cy="1393190"/>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393190"/>
                      </a:xfrm>
                      <a:prstGeom prst="rect">
                        <a:avLst/>
                      </a:prstGeom>
                    </pic:spPr>
                  </pic:pic>
                </a:graphicData>
              </a:graphic>
            </wp:inline>
          </w:drawing>
        </w:r>
      </w:ins>
    </w:p>
    <w:p w14:paraId="3FBA2B49" w14:textId="13298F64" w:rsidR="002D445C" w:rsidRDefault="002D445C" w:rsidP="005A6207">
      <w:pPr>
        <w:pStyle w:val="Ttulo1"/>
        <w:spacing w:before="0"/>
        <w:jc w:val="both"/>
        <w:rPr>
          <w:ins w:id="270" w:author="Eduardo Flach" w:date="2026-10-18T19:30:00Z"/>
        </w:rPr>
        <w:pPrChange w:id="271" w:author="Eduardo Flach" w:date="2026-10-20T11:58:00Z">
          <w:pPr>
            <w:pStyle w:val="Ttulo1"/>
            <w:spacing w:before="0"/>
          </w:pPr>
        </w:pPrChange>
      </w:pPr>
      <w:bookmarkStart w:id="272" w:name="_Toc243389959"/>
      <w:ins w:id="273" w:author="Eduardo Flach" w:date="2026-10-12T17:15:00Z">
        <w:r>
          <w:t>Data Sources</w:t>
        </w:r>
      </w:ins>
      <w:bookmarkEnd w:id="272"/>
    </w:p>
    <w:p w14:paraId="2236B722" w14:textId="11E39D05" w:rsidR="0037068D" w:rsidRDefault="0037068D" w:rsidP="005A6207">
      <w:pPr>
        <w:jc w:val="both"/>
        <w:rPr>
          <w:ins w:id="274" w:author="Eduardo Flach" w:date="2026-10-18T19:35:00Z"/>
        </w:rPr>
        <w:pPrChange w:id="275" w:author="Eduardo Flach" w:date="2026-10-20T11:58:00Z">
          <w:pPr/>
        </w:pPrChange>
      </w:pPr>
      <w:ins w:id="276" w:author="Eduardo Flach" w:date="2026-10-18T19:30:00Z">
        <w:r>
          <w:tab/>
          <w:t>As mentioned before</w:t>
        </w:r>
      </w:ins>
      <w:ins w:id="277" w:author="Eduardo Flach" w:date="2026-10-18T19:31:00Z">
        <w:r>
          <w:t xml:space="preserve">, the data is coming from a </w:t>
        </w:r>
      </w:ins>
      <w:ins w:id="278" w:author="Eduardo Flach" w:date="2026-10-18T19:33:00Z">
        <w:r>
          <w:t>historic sale</w:t>
        </w:r>
      </w:ins>
      <w:ins w:id="279" w:author="Eduardo Flach" w:date="2026-10-18T19:31:00Z">
        <w:r>
          <w:t xml:space="preserve"> since 2020</w:t>
        </w:r>
      </w:ins>
      <w:ins w:id="280" w:author="Eduardo Flach" w:date="2026-10-18T19:33:00Z">
        <w:r>
          <w:t xml:space="preserve"> from a handcraft products company based in Brazil.</w:t>
        </w:r>
      </w:ins>
      <w:ins w:id="281" w:author="Eduardo Flach" w:date="2026-10-18T19:32:00Z">
        <w:r>
          <w:t xml:space="preserve"> </w:t>
        </w:r>
      </w:ins>
      <w:ins w:id="282" w:author="Eduardo Flach" w:date="2026-10-18T19:33:00Z">
        <w:r>
          <w:t>W</w:t>
        </w:r>
      </w:ins>
      <w:ins w:id="283" w:author="Eduardo Flach" w:date="2026-10-18T19:32:00Z">
        <w:r>
          <w:t xml:space="preserve">ith more than 500 sales </w:t>
        </w:r>
      </w:ins>
      <w:ins w:id="284" w:author="Eduardo Flach" w:date="2026-10-18T19:33:00Z">
        <w:r>
          <w:t>since the beginning, the quantity of the data available to work w</w:t>
        </w:r>
      </w:ins>
      <w:ins w:id="285" w:author="Eduardo Flach" w:date="2026-10-18T19:34:00Z">
        <w:r>
          <w:t xml:space="preserve">ith is expected to be higher 500. </w:t>
        </w:r>
      </w:ins>
    </w:p>
    <w:p w14:paraId="3CA16041" w14:textId="69E1F12E" w:rsidR="0037068D" w:rsidRPr="0037068D" w:rsidRDefault="0037068D" w:rsidP="005A6207">
      <w:pPr>
        <w:jc w:val="both"/>
        <w:rPr>
          <w:ins w:id="286" w:author="Eduardo Flach" w:date="2026-10-12T17:15:00Z"/>
        </w:rPr>
        <w:pPrChange w:id="287" w:author="Eduardo Flach" w:date="2026-10-20T11:58:00Z">
          <w:pPr>
            <w:pStyle w:val="Ttulo1"/>
            <w:spacing w:before="0"/>
          </w:pPr>
        </w:pPrChange>
      </w:pPr>
      <w:ins w:id="288" w:author="Eduardo Flach" w:date="2026-10-18T19:35:00Z">
        <w:r>
          <w:tab/>
          <w:t xml:space="preserve">The data will have categorical and numerical variable, such as </w:t>
        </w:r>
      </w:ins>
      <w:ins w:id="289" w:author="Eduardo Flach" w:date="2026-10-18T19:36:00Z">
        <w:r>
          <w:t>“zip code”, “gender”, “</w:t>
        </w:r>
      </w:ins>
      <w:ins w:id="290" w:author="Eduardo Flach" w:date="2026-10-18T19:37:00Z">
        <w:r>
          <w:t>number</w:t>
        </w:r>
      </w:ins>
      <w:ins w:id="291" w:author="Eduardo Flach" w:date="2026-10-18T19:36:00Z">
        <w:r>
          <w:t xml:space="preserve"> of sales”, “price”, etc</w:t>
        </w:r>
      </w:ins>
      <w:ins w:id="292" w:author="Eduardo Flach" w:date="2026-10-18T19:37:00Z">
        <w:r>
          <w:t>. This project will have a huge impact on the current business</w:t>
        </w:r>
      </w:ins>
      <w:ins w:id="293" w:author="Eduardo Flach" w:date="2026-10-18T19:38:00Z">
        <w:r>
          <w:t>, because it will give the owner some guidance based on fact</w:t>
        </w:r>
      </w:ins>
      <w:ins w:id="294" w:author="Eduardo Flach" w:date="2026-10-18T19:39:00Z">
        <w:r>
          <w:t xml:space="preserve">s to improve the capacity of </w:t>
        </w:r>
      </w:ins>
      <w:ins w:id="295" w:author="Eduardo Flach" w:date="2026-10-18T19:40:00Z">
        <w:r>
          <w:t>the business decision in important matters.</w:t>
        </w:r>
      </w:ins>
    </w:p>
    <w:p w14:paraId="3E0A886A" w14:textId="77777777" w:rsidR="002D445C" w:rsidRDefault="002D445C" w:rsidP="005A6207">
      <w:pPr>
        <w:jc w:val="both"/>
        <w:rPr>
          <w:ins w:id="296" w:author="Eduardo Flach" w:date="2026-10-12T17:15:00Z"/>
        </w:rPr>
        <w:pPrChange w:id="297" w:author="Eduardo Flach" w:date="2026-10-20T11:58:00Z">
          <w:pPr/>
        </w:pPrChange>
      </w:pPr>
    </w:p>
    <w:p w14:paraId="4F0F1DC5" w14:textId="35CC339E" w:rsidR="002D445C" w:rsidRDefault="002D445C" w:rsidP="005A6207">
      <w:pPr>
        <w:pStyle w:val="Ttulo1"/>
        <w:spacing w:before="0"/>
        <w:jc w:val="both"/>
        <w:rPr>
          <w:ins w:id="298" w:author="Eduardo Flach" w:date="2026-10-20T11:04:00Z"/>
        </w:rPr>
        <w:pPrChange w:id="299" w:author="Eduardo Flach" w:date="2026-10-20T11:58:00Z">
          <w:pPr>
            <w:pStyle w:val="Ttulo1"/>
            <w:spacing w:before="0"/>
          </w:pPr>
        </w:pPrChange>
      </w:pPr>
      <w:bookmarkStart w:id="300" w:name="_Toc243389960"/>
      <w:ins w:id="301" w:author="Eduardo Flach" w:date="2026-10-12T17:16:00Z">
        <w:r>
          <w:t>Expected Deliverables</w:t>
        </w:r>
      </w:ins>
      <w:bookmarkEnd w:id="300"/>
    </w:p>
    <w:p w14:paraId="0DF2B99D" w14:textId="77777777" w:rsidR="005130D6" w:rsidRDefault="00193A15" w:rsidP="005A6207">
      <w:pPr>
        <w:jc w:val="both"/>
        <w:rPr>
          <w:ins w:id="302" w:author="Eduardo Flach" w:date="2026-10-20T11:36:00Z"/>
        </w:rPr>
        <w:pPrChange w:id="303" w:author="Eduardo Flach" w:date="2026-10-20T11:58:00Z">
          <w:pPr/>
        </w:pPrChange>
      </w:pPr>
      <w:ins w:id="304" w:author="Eduardo Flach" w:date="2026-10-20T11:04:00Z">
        <w:r>
          <w:tab/>
          <w:t>The present work expect</w:t>
        </w:r>
      </w:ins>
      <w:ins w:id="305" w:author="Eduardo Flach" w:date="2026-10-20T11:06:00Z">
        <w:r>
          <w:t>s</w:t>
        </w:r>
      </w:ins>
      <w:ins w:id="306" w:author="Eduardo Flach" w:date="2026-10-20T11:04:00Z">
        <w:r>
          <w:t xml:space="preserve"> to </w:t>
        </w:r>
      </w:ins>
      <w:ins w:id="307" w:author="Eduardo Flach" w:date="2026-10-20T11:05:00Z">
        <w:r>
          <w:t xml:space="preserve">answer the 3 aims and objectives presented before. The </w:t>
        </w:r>
      </w:ins>
      <w:ins w:id="308" w:author="Eduardo Flach" w:date="2026-10-20T11:06:00Z">
        <w:r>
          <w:t xml:space="preserve">main goal is to </w:t>
        </w:r>
      </w:ins>
      <w:ins w:id="309" w:author="Eduardo Flach" w:date="2026-10-20T11:35:00Z">
        <w:r w:rsidR="005130D6">
          <w:t>show</w:t>
        </w:r>
      </w:ins>
      <w:ins w:id="310" w:author="Eduardo Flach" w:date="2026-10-20T11:34:00Z">
        <w:r w:rsidR="005130D6">
          <w:t xml:space="preserve"> the owner the number of possibilities that a decent data storage can provide for her business. </w:t>
        </w:r>
      </w:ins>
    </w:p>
    <w:p w14:paraId="729C50B4" w14:textId="4276D917" w:rsidR="00193A15" w:rsidRPr="00193A15" w:rsidRDefault="005130D6" w:rsidP="005A6207">
      <w:pPr>
        <w:jc w:val="both"/>
        <w:rPr>
          <w:ins w:id="311" w:author="Eduardo Flach" w:date="2026-10-12T17:16:00Z"/>
        </w:rPr>
        <w:pPrChange w:id="312" w:author="Eduardo Flach" w:date="2026-10-20T11:58:00Z">
          <w:pPr>
            <w:pStyle w:val="Ttulo1"/>
            <w:spacing w:before="0"/>
          </w:pPr>
        </w:pPrChange>
      </w:pPr>
      <w:ins w:id="313" w:author="Eduardo Flach" w:date="2026-10-20T11:36:00Z">
        <w:r>
          <w:lastRenderedPageBreak/>
          <w:tab/>
          <w:t>Answer the second and third question is also important for the project. It will have a huge impact o</w:t>
        </w:r>
      </w:ins>
      <w:ins w:id="314" w:author="Eduardo Flach" w:date="2026-10-20T11:37:00Z">
        <w:r>
          <w:t>n</w:t>
        </w:r>
      </w:ins>
      <w:ins w:id="315" w:author="Eduardo Flach" w:date="2026-10-20T11:35:00Z">
        <w:r>
          <w:t xml:space="preserve"> </w:t>
        </w:r>
      </w:ins>
      <w:ins w:id="316" w:author="Eduardo Flach" w:date="2026-10-20T11:37:00Z">
        <w:r>
          <w:t>the business and it can help the owner to put the money more wisely into the business. Doing so, helps the owner to expand the brand fo</w:t>
        </w:r>
      </w:ins>
      <w:ins w:id="317" w:author="Eduardo Flach" w:date="2026-10-20T11:38:00Z">
        <w:r>
          <w:t>r other markets.</w:t>
        </w:r>
      </w:ins>
    </w:p>
    <w:p w14:paraId="503611B0" w14:textId="77777777" w:rsidR="002D445C" w:rsidRDefault="002D445C" w:rsidP="005A6207">
      <w:pPr>
        <w:jc w:val="both"/>
        <w:rPr>
          <w:ins w:id="318" w:author="Eduardo Flach" w:date="2026-10-12T17:16:00Z"/>
        </w:rPr>
        <w:pPrChange w:id="319" w:author="Eduardo Flach" w:date="2026-10-20T11:58:00Z">
          <w:pPr/>
        </w:pPrChange>
      </w:pPr>
    </w:p>
    <w:p w14:paraId="3CFC9675" w14:textId="188D588E" w:rsidR="002D445C" w:rsidRDefault="002D445C" w:rsidP="005A6207">
      <w:pPr>
        <w:pStyle w:val="Ttulo1"/>
        <w:spacing w:before="0"/>
        <w:jc w:val="both"/>
        <w:rPr>
          <w:ins w:id="320" w:author="Eduardo Flach" w:date="2026-10-20T11:48:00Z"/>
        </w:rPr>
        <w:pPrChange w:id="321" w:author="Eduardo Flach" w:date="2026-10-20T11:58:00Z">
          <w:pPr>
            <w:pStyle w:val="Ttulo1"/>
            <w:spacing w:before="0"/>
          </w:pPr>
        </w:pPrChange>
      </w:pPr>
      <w:bookmarkStart w:id="322" w:name="_Toc243389961"/>
      <w:ins w:id="323" w:author="Eduardo Flach" w:date="2026-10-12T17:16:00Z">
        <w:r>
          <w:t>Project Timeline</w:t>
        </w:r>
      </w:ins>
      <w:bookmarkEnd w:id="322"/>
    </w:p>
    <w:p w14:paraId="60F619A8" w14:textId="67A2CFB0" w:rsidR="00972CCE" w:rsidRDefault="00972CCE" w:rsidP="005A6207">
      <w:pPr>
        <w:jc w:val="both"/>
        <w:rPr>
          <w:ins w:id="324" w:author="Eduardo Flach" w:date="2026-10-20T11:51:00Z"/>
        </w:rPr>
        <w:pPrChange w:id="325" w:author="Eduardo Flach" w:date="2026-10-20T11:58:00Z">
          <w:pPr/>
        </w:pPrChange>
      </w:pPr>
      <w:ins w:id="326" w:author="Eduardo Flach" w:date="2026-10-20T11:51:00Z">
        <w:r>
          <w:tab/>
        </w:r>
      </w:ins>
      <w:ins w:id="327" w:author="Eduardo Flach" w:date="2026-10-20T11:52:00Z">
        <w:r>
          <w:t>The work on the project will occur during two semesters, following the steps and time proposal as below</w:t>
        </w:r>
      </w:ins>
      <w:ins w:id="328" w:author="Eduardo Flach" w:date="2026-10-20T11:53:00Z">
        <w:r>
          <w:t>.</w:t>
        </w:r>
      </w:ins>
    </w:p>
    <w:p w14:paraId="050DE6F2" w14:textId="005BE894" w:rsidR="00972CCE" w:rsidRPr="00972CCE" w:rsidRDefault="00972CCE" w:rsidP="005A6207">
      <w:pPr>
        <w:jc w:val="both"/>
        <w:rPr>
          <w:ins w:id="329" w:author="Eduardo Flach" w:date="2026-10-12T17:18:00Z"/>
        </w:rPr>
        <w:pPrChange w:id="330" w:author="Eduardo Flach" w:date="2026-10-20T11:58:00Z">
          <w:pPr>
            <w:pStyle w:val="Ttulo1"/>
            <w:spacing w:before="0"/>
          </w:pPr>
        </w:pPrChange>
      </w:pPr>
      <w:ins w:id="331" w:author="Eduardo Flach" w:date="2026-10-20T11:50:00Z">
        <w:r w:rsidRPr="00972CCE">
          <w:drawing>
            <wp:inline distT="0" distB="0" distL="0" distR="0" wp14:anchorId="2A8BF406" wp14:editId="44DD2230">
              <wp:extent cx="5731510" cy="1302385"/>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302385"/>
                      </a:xfrm>
                      <a:prstGeom prst="rect">
                        <a:avLst/>
                      </a:prstGeom>
                    </pic:spPr>
                  </pic:pic>
                </a:graphicData>
              </a:graphic>
            </wp:inline>
          </w:drawing>
        </w:r>
      </w:ins>
    </w:p>
    <w:p w14:paraId="2ECF3803" w14:textId="77777777" w:rsidR="002D445C" w:rsidRDefault="002D445C" w:rsidP="005A6207">
      <w:pPr>
        <w:jc w:val="both"/>
        <w:rPr>
          <w:ins w:id="332" w:author="Eduardo Flach" w:date="2026-10-12T17:18:00Z"/>
        </w:rPr>
        <w:pPrChange w:id="333" w:author="Eduardo Flach" w:date="2026-10-20T11:58:00Z">
          <w:pPr/>
        </w:pPrChange>
      </w:pPr>
    </w:p>
    <w:p w14:paraId="367AEB2D" w14:textId="03533396" w:rsidR="002D445C" w:rsidRDefault="002D445C" w:rsidP="005A6207">
      <w:pPr>
        <w:pStyle w:val="Ttulo1"/>
        <w:spacing w:before="0"/>
        <w:jc w:val="both"/>
        <w:rPr>
          <w:ins w:id="334" w:author="Eduardo Flach" w:date="2026-10-12T17:18:00Z"/>
        </w:rPr>
        <w:pPrChange w:id="335" w:author="Eduardo Flach" w:date="2026-10-20T11:58:00Z">
          <w:pPr>
            <w:pStyle w:val="Ttulo1"/>
            <w:spacing w:before="0"/>
          </w:pPr>
        </w:pPrChange>
      </w:pPr>
      <w:bookmarkStart w:id="336" w:name="_Toc243389962"/>
      <w:ins w:id="337" w:author="Eduardo Flach" w:date="2026-10-12T17:18:00Z">
        <w:r>
          <w:t>Ethical</w:t>
        </w:r>
      </w:ins>
      <w:ins w:id="338" w:author="Eduardo Flach" w:date="2026-10-12T17:19:00Z">
        <w:r>
          <w:t xml:space="preserve"> and Legal Considerations</w:t>
        </w:r>
      </w:ins>
      <w:bookmarkEnd w:id="336"/>
    </w:p>
    <w:p w14:paraId="4D569053" w14:textId="121BBAEE" w:rsidR="005A6207" w:rsidRDefault="005A6207" w:rsidP="005A6207">
      <w:pPr>
        <w:jc w:val="both"/>
        <w:rPr>
          <w:ins w:id="339" w:author="Eduardo Flach" w:date="2026-10-20T11:54:00Z"/>
        </w:rPr>
        <w:pPrChange w:id="340" w:author="Eduardo Flach" w:date="2026-10-20T11:58:00Z">
          <w:pPr/>
        </w:pPrChange>
      </w:pPr>
      <w:ins w:id="341" w:author="Eduardo Flach" w:date="2026-10-20T11:54:00Z">
        <w:r>
          <w:tab/>
        </w:r>
      </w:ins>
      <w:ins w:id="342" w:author="Eduardo Flach" w:date="2026-10-20T11:55:00Z">
        <w:r>
          <w:t>The owner allows the usage</w:t>
        </w:r>
      </w:ins>
      <w:ins w:id="343" w:author="Eduardo Flach" w:date="2026-10-20T11:56:00Z">
        <w:r>
          <w:t xml:space="preserve"> of the data for academic purpose</w:t>
        </w:r>
      </w:ins>
      <w:ins w:id="344" w:author="Eduardo Flach" w:date="2026-10-20T11:57:00Z">
        <w:r>
          <w:t xml:space="preserve"> only,</w:t>
        </w:r>
      </w:ins>
      <w:ins w:id="345" w:author="Eduardo Flach" w:date="2026-10-20T11:56:00Z">
        <w:r>
          <w:t xml:space="preserve"> inside the CCT </w:t>
        </w:r>
      </w:ins>
      <w:ins w:id="346" w:author="Eduardo Flach" w:date="2026-10-20T11:57:00Z">
        <w:r>
          <w:t>environment. Therefore, t</w:t>
        </w:r>
        <w:r>
          <w:t xml:space="preserve">he data should </w:t>
        </w:r>
        <w:r>
          <w:t>not be used outside the CCT environment.</w:t>
        </w:r>
      </w:ins>
    </w:p>
    <w:p w14:paraId="0EEEB6D3" w14:textId="73603823" w:rsidR="002D445C" w:rsidRPr="002D445C" w:rsidRDefault="005A6207" w:rsidP="005A6207">
      <w:pPr>
        <w:ind w:firstLine="720"/>
        <w:jc w:val="both"/>
        <w:rPr>
          <w:ins w:id="347" w:author="Eduardo Flach" w:date="2026-10-12T17:16:00Z"/>
        </w:rPr>
        <w:pPrChange w:id="348" w:author="Eduardo Flach" w:date="2026-10-20T11:58:00Z">
          <w:pPr>
            <w:pStyle w:val="Ttulo1"/>
            <w:spacing w:before="0"/>
          </w:pPr>
        </w:pPrChange>
      </w:pPr>
      <w:ins w:id="349" w:author="Eduardo Flach" w:date="2026-10-20T11:54:00Z">
        <w:r>
          <w:t xml:space="preserve">No further consideration regarding the data protection. </w:t>
        </w:r>
      </w:ins>
    </w:p>
    <w:p w14:paraId="4D98A093" w14:textId="77777777" w:rsidR="002D445C" w:rsidRPr="002D445C" w:rsidRDefault="002D445C">
      <w:pPr>
        <w:rPr>
          <w:ins w:id="350" w:author="Eduardo Flach" w:date="2026-10-12T17:16:00Z"/>
        </w:rPr>
        <w:pPrChange w:id="351" w:author="Eduardo Flach" w:date="2026-10-12T17:16:00Z">
          <w:pPr>
            <w:pStyle w:val="Ttulo1"/>
            <w:spacing w:before="0"/>
          </w:pPr>
        </w:pPrChange>
      </w:pPr>
    </w:p>
    <w:p w14:paraId="606B33F3" w14:textId="77777777" w:rsidR="002D445C" w:rsidRPr="002D445C" w:rsidRDefault="002D445C">
      <w:pPr>
        <w:rPr>
          <w:ins w:id="352" w:author="Eduardo Flach" w:date="2026-10-12T17:15:00Z"/>
        </w:rPr>
        <w:pPrChange w:id="353" w:author="Eduardo Flach" w:date="2026-10-12T17:16:00Z">
          <w:pPr>
            <w:pStyle w:val="Ttulo1"/>
            <w:spacing w:before="0"/>
          </w:pPr>
        </w:pPrChange>
      </w:pPr>
    </w:p>
    <w:p w14:paraId="55F78D8E" w14:textId="77777777" w:rsidR="002D445C" w:rsidRPr="002D445C" w:rsidRDefault="002D445C">
      <w:pPr>
        <w:rPr>
          <w:ins w:id="354" w:author="Eduardo Flach" w:date="2026-10-12T17:15:00Z"/>
        </w:rPr>
        <w:pPrChange w:id="355" w:author="Eduardo Flach" w:date="2026-10-12T17:15:00Z">
          <w:pPr>
            <w:pStyle w:val="Ttulo1"/>
            <w:spacing w:before="0"/>
          </w:pPr>
        </w:pPrChange>
      </w:pPr>
    </w:p>
    <w:p w14:paraId="1C3C87B0" w14:textId="77777777" w:rsidR="002D445C" w:rsidRPr="002D445C" w:rsidRDefault="002D445C">
      <w:pPr>
        <w:rPr>
          <w:ins w:id="356" w:author="Eduardo Flach" w:date="2026-10-12T17:14:00Z"/>
        </w:rPr>
        <w:pPrChange w:id="357" w:author="Eduardo Flach" w:date="2026-10-12T17:15:00Z">
          <w:pPr>
            <w:pStyle w:val="Ttulo1"/>
            <w:spacing w:before="0"/>
          </w:pPr>
        </w:pPrChange>
      </w:pPr>
    </w:p>
    <w:p w14:paraId="6A2FDB9E" w14:textId="77777777" w:rsidR="002D445C" w:rsidRPr="002D445C" w:rsidRDefault="002D445C">
      <w:pPr>
        <w:rPr>
          <w:ins w:id="358" w:author="Eduardo Flach" w:date="2026-10-12T17:14:00Z"/>
        </w:rPr>
        <w:pPrChange w:id="359" w:author="Eduardo Flach" w:date="2026-10-12T17:14:00Z">
          <w:pPr>
            <w:pStyle w:val="Ttulo1"/>
            <w:spacing w:before="0"/>
          </w:pPr>
        </w:pPrChange>
      </w:pPr>
    </w:p>
    <w:p w14:paraId="26C35240" w14:textId="77777777" w:rsidR="002D445C" w:rsidRPr="002D445C" w:rsidRDefault="002D445C">
      <w:pPr>
        <w:rPr>
          <w:ins w:id="360" w:author="Eduardo Flach" w:date="2026-10-12T17:14:00Z"/>
        </w:rPr>
        <w:pPrChange w:id="361" w:author="Eduardo Flach" w:date="2026-10-12T17:14:00Z">
          <w:pPr>
            <w:pStyle w:val="Ttulo1"/>
            <w:spacing w:before="0"/>
          </w:pPr>
        </w:pPrChange>
      </w:pPr>
    </w:p>
    <w:p w14:paraId="5BEEDEFC" w14:textId="77777777" w:rsidR="002D445C" w:rsidRPr="002D445C" w:rsidRDefault="002D445C">
      <w:pPr>
        <w:pPrChange w:id="362" w:author="Eduardo Flach" w:date="2026-10-12T17:14:00Z">
          <w:pPr>
            <w:pStyle w:val="Ttulo1"/>
            <w:spacing w:before="0"/>
          </w:pPr>
        </w:pPrChange>
      </w:pPr>
    </w:p>
    <w:p w14:paraId="7BAE125C" w14:textId="77777777" w:rsidR="0051184F" w:rsidRDefault="00E73B14">
      <w:pPr>
        <w:pStyle w:val="Ttulo2"/>
      </w:pPr>
      <w:bookmarkStart w:id="363" w:name="_Toc243389963"/>
      <w:r>
        <w:t>Chapter 1.1</w:t>
      </w:r>
      <w:bookmarkEnd w:id="363"/>
    </w:p>
    <w:p w14:paraId="60033E0B" w14:textId="77777777" w:rsidR="0051184F" w:rsidRDefault="00E73B14">
      <w:pPr>
        <w:pStyle w:val="Ttulo3"/>
      </w:pPr>
      <w:bookmarkStart w:id="364" w:name="_Toc243389964"/>
      <w:r>
        <w:t>Chapter 1.1.1.</w:t>
      </w:r>
      <w:bookmarkEnd w:id="364"/>
    </w:p>
    <w:p w14:paraId="7770181D" w14:textId="77777777" w:rsidR="0051184F" w:rsidRDefault="0051184F"/>
    <w:p w14:paraId="225A14DC" w14:textId="77777777" w:rsidR="0051184F" w:rsidRDefault="00E73B14">
      <w:r>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7"/>
                    <a:srcRect/>
                    <a:stretch>
                      <a:fillRect/>
                    </a:stretch>
                  </pic:blipFill>
                  <pic:spPr>
                    <a:xfrm>
                      <a:off x="0" y="0"/>
                      <a:ext cx="3571875" cy="819150"/>
                    </a:xfrm>
                    <a:prstGeom prst="rect">
                      <a:avLst/>
                    </a:prstGeom>
                    <a:ln/>
                  </pic:spPr>
                </pic:pic>
              </a:graphicData>
            </a:graphic>
          </wp:inline>
        </w:drawing>
      </w:r>
    </w:p>
    <w:p w14:paraId="74DF0D5E" w14:textId="77777777" w:rsidR="0051184F" w:rsidRDefault="0051184F">
      <w:pPr>
        <w:rPr>
          <w:color w:val="FF0000"/>
        </w:rPr>
      </w:pPr>
    </w:p>
    <w:p w14:paraId="2C10B9FF" w14:textId="77777777" w:rsidR="0051184F" w:rsidRDefault="00E73B14">
      <w:pPr>
        <w:rPr>
          <w:color w:val="FF0000"/>
        </w:rPr>
      </w:pPr>
      <w:r>
        <w:rPr>
          <w:color w:val="FF0000"/>
        </w:rPr>
        <w:lastRenderedPageBreak/>
        <w:t>[NOTE: For the table of contents to function properly, you must use the correct headings for all your chapters and subchapters.</w:t>
      </w:r>
    </w:p>
    <w:p w14:paraId="18BC4661" w14:textId="77777777" w:rsidR="0051184F" w:rsidRDefault="00E73B14">
      <w:pPr>
        <w:rPr>
          <w:color w:val="FF0000"/>
        </w:rPr>
      </w:pPr>
      <w:r>
        <w:rPr>
          <w:b/>
          <w:color w:val="FF0000"/>
        </w:rPr>
        <w:t>Heading 1:</w:t>
      </w:r>
      <w:r>
        <w:rPr>
          <w:color w:val="FF0000"/>
        </w:rPr>
        <w:t xml:space="preserve"> This is the main heading and should be employed for the primary title or chapter. For example: CHAPTER 1.</w:t>
      </w:r>
    </w:p>
    <w:p w14:paraId="09E4A972" w14:textId="77777777" w:rsidR="0051184F" w:rsidRDefault="00E73B14">
      <w:pPr>
        <w:rPr>
          <w:color w:val="FF0000"/>
        </w:rPr>
      </w:pPr>
      <w:r>
        <w:rPr>
          <w:b/>
          <w:color w:val="FF0000"/>
        </w:rPr>
        <w:t>Heading 2:</w:t>
      </w:r>
      <w:r>
        <w:rPr>
          <w:color w:val="FF0000"/>
        </w:rPr>
        <w:t xml:space="preserve"> Use Heading 2 as a subheading. For instance: Chapter 1.1.</w:t>
      </w:r>
    </w:p>
    <w:p w14:paraId="2445225A" w14:textId="77777777" w:rsidR="0051184F" w:rsidRDefault="00E73B14">
      <w:pPr>
        <w:rPr>
          <w:color w:val="FF0000"/>
        </w:rPr>
      </w:pPr>
      <w:r>
        <w:rPr>
          <w:b/>
          <w:color w:val="FF0000"/>
        </w:rPr>
        <w:t>Heading 3:</w:t>
      </w:r>
      <w:r>
        <w:rPr>
          <w:color w:val="FF0000"/>
        </w:rPr>
        <w:t xml:space="preserve"> Heading 3 provides a more detailed breakdown, such as Chapter 1.1.1.</w:t>
      </w:r>
    </w:p>
    <w:p w14:paraId="0B43A96B" w14:textId="77777777" w:rsidR="0051184F" w:rsidRDefault="00E73B14">
      <w:pPr>
        <w:rPr>
          <w:color w:val="FF0000"/>
        </w:rPr>
      </w:pPr>
      <w:r>
        <w:rPr>
          <w:color w:val="FF0000"/>
        </w:rPr>
        <w:t>By adhering to this hierarchical structure, you ensure an organized and effective document outline, enhancing readability and navigation. However, you are not forced to use all 3 headings, usually heading 1 and 2 are sufficient.</w:t>
      </w:r>
    </w:p>
    <w:p w14:paraId="3DC735BA" w14:textId="77777777" w:rsidR="0051184F" w:rsidRDefault="00E73B14">
      <w:pPr>
        <w:rPr>
          <w:color w:val="FF0000"/>
        </w:rPr>
      </w:pPr>
      <w:r>
        <w:rPr>
          <w:color w:val="FF0000"/>
        </w:rPr>
        <w:t>The remainder of your text should be written using a normal font.]</w:t>
      </w:r>
    </w:p>
    <w:p w14:paraId="1E6501D4" w14:textId="77777777" w:rsidR="0051184F" w:rsidRDefault="0051184F"/>
    <w:p w14:paraId="2403F304" w14:textId="77777777" w:rsidR="0051184F" w:rsidRDefault="0051184F"/>
    <w:p w14:paraId="468EA17E" w14:textId="77777777" w:rsidR="0051184F" w:rsidRDefault="0051184F"/>
    <w:p w14:paraId="68D62BB9" w14:textId="77777777" w:rsidR="0051184F" w:rsidRDefault="0051184F"/>
    <w:p w14:paraId="7B5846F3" w14:textId="77777777" w:rsidR="0051184F" w:rsidRDefault="0051184F"/>
    <w:p w14:paraId="04A6C3F4" w14:textId="77777777" w:rsidR="0051184F" w:rsidRDefault="0051184F"/>
    <w:p w14:paraId="0CB81BDE" w14:textId="77777777" w:rsidR="0051184F" w:rsidRDefault="0051184F"/>
    <w:p w14:paraId="0E11DE48" w14:textId="77777777" w:rsidR="0051184F" w:rsidRDefault="0051184F"/>
    <w:p w14:paraId="5E892055" w14:textId="77777777" w:rsidR="0051184F" w:rsidRDefault="0051184F"/>
    <w:p w14:paraId="4DAA5537" w14:textId="77777777" w:rsidR="0051184F" w:rsidRDefault="0051184F"/>
    <w:p w14:paraId="1A93EDE2" w14:textId="77777777" w:rsidR="0051184F" w:rsidRDefault="0051184F"/>
    <w:p w14:paraId="3819B4D8" w14:textId="77777777" w:rsidR="0051184F" w:rsidRDefault="0051184F"/>
    <w:p w14:paraId="4D3B8FB8" w14:textId="77777777" w:rsidR="0051184F" w:rsidRDefault="00E73B14">
      <w:pPr>
        <w:pStyle w:val="Ttulo1"/>
      </w:pPr>
      <w:bookmarkStart w:id="365" w:name="_Toc243389965"/>
      <w:r>
        <w:t>References</w:t>
      </w:r>
      <w:bookmarkEnd w:id="365"/>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7D18FF4C" w14:textId="77777777" w:rsidR="0051184F" w:rsidRDefault="0051184F"/>
    <w:p w14:paraId="43070F5B" w14:textId="77777777" w:rsidR="0051184F" w:rsidRDefault="0051184F">
      <w:pPr>
        <w:pBdr>
          <w:top w:val="nil"/>
          <w:left w:val="nil"/>
          <w:bottom w:val="nil"/>
          <w:right w:val="nil"/>
          <w:between w:val="nil"/>
        </w:pBdr>
        <w:spacing w:after="0" w:line="240" w:lineRule="auto"/>
        <w:rPr>
          <w:color w:val="000000"/>
        </w:rPr>
      </w:pPr>
    </w:p>
    <w:p w14:paraId="00E4DC92" w14:textId="77777777" w:rsidR="0051184F" w:rsidRDefault="0051184F"/>
    <w:p w14:paraId="66EE7D97" w14:textId="77777777" w:rsidR="0051184F" w:rsidRDefault="0051184F"/>
    <w:p w14:paraId="6654FEAB" w14:textId="77777777" w:rsidR="0051184F" w:rsidRDefault="0051184F"/>
    <w:p w14:paraId="65BAD23E" w14:textId="77777777" w:rsidR="0051184F" w:rsidRDefault="0051184F"/>
    <w:p w14:paraId="4B20727C" w14:textId="77777777" w:rsidR="0051184F" w:rsidRDefault="0051184F"/>
    <w:p w14:paraId="36D4D058" w14:textId="77777777" w:rsidR="0051184F" w:rsidRDefault="0051184F"/>
    <w:p w14:paraId="1D499CE2" w14:textId="77777777" w:rsidR="0051184F" w:rsidRDefault="0051184F"/>
    <w:p w14:paraId="2C144692" w14:textId="77777777" w:rsidR="0051184F" w:rsidRDefault="0051184F"/>
    <w:p w14:paraId="20E418EC" w14:textId="77777777" w:rsidR="0051184F" w:rsidRDefault="0051184F"/>
    <w:p w14:paraId="699CCCF4" w14:textId="77777777" w:rsidR="0051184F" w:rsidRDefault="0051184F"/>
    <w:p w14:paraId="3F6FA7D3" w14:textId="77777777" w:rsidR="0051184F" w:rsidRDefault="00E73B14">
      <w:pPr>
        <w:pStyle w:val="Ttulo1"/>
      </w:pPr>
      <w:bookmarkStart w:id="366" w:name="_heading=h.kfkjs3rwl2c1" w:colFirst="0" w:colLast="0"/>
      <w:bookmarkStart w:id="367" w:name="_Toc243389966"/>
      <w:bookmarkEnd w:id="366"/>
      <w:r>
        <w:t>Appendix</w:t>
      </w:r>
      <w:bookmarkEnd w:id="367"/>
    </w:p>
    <w:p w14:paraId="398614CE" w14:textId="77777777" w:rsidR="0051184F" w:rsidRDefault="0051184F"/>
    <w:p w14:paraId="67D903CB" w14:textId="77777777" w:rsidR="0051184F" w:rsidRDefault="0051184F">
      <w:pPr>
        <w:rPr>
          <w:color w:val="FF0000"/>
        </w:rPr>
      </w:pPr>
    </w:p>
    <w:p w14:paraId="0B735E3D" w14:textId="77777777" w:rsidR="0051184F" w:rsidRDefault="00E73B14">
      <w:pPr>
        <w:rPr>
          <w:color w:val="FF0000"/>
        </w:rPr>
      </w:pPr>
      <w:r>
        <w:rPr>
          <w:color w:val="FF0000"/>
        </w:rPr>
        <w:t xml:space="preserve">If you have used AI tools in your work, you must include screenshots of your requests in the appendix. </w:t>
      </w:r>
    </w:p>
    <w:p w14:paraId="63F2F551" w14:textId="77777777" w:rsidR="0051184F" w:rsidRDefault="00E73B14">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ABA163D" w14:textId="77777777" w:rsidR="0051184F" w:rsidRDefault="00E73B14">
      <w:pPr>
        <w:rPr>
          <w:color w:val="FF0000"/>
        </w:rPr>
      </w:pPr>
      <w:r>
        <w:rPr>
          <w:color w:val="FF0000"/>
        </w:rPr>
        <w:lastRenderedPageBreak/>
        <w:t>If you haven't used AI tools and there's no need for supplementary data, you can remove the appendix section entirely.</w:t>
      </w:r>
    </w:p>
    <w:p w14:paraId="4FF41EFD" w14:textId="77777777" w:rsidR="0051184F" w:rsidRDefault="0051184F">
      <w:pPr>
        <w:rPr>
          <w:color w:val="FF0000"/>
        </w:rPr>
      </w:pPr>
    </w:p>
    <w:p w14:paraId="6355C16D" w14:textId="77777777" w:rsidR="0051184F" w:rsidRDefault="0051184F"/>
    <w:sectPr w:rsidR="0051184F">
      <w:footerReference w:type="default" r:id="rId1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BABA8" w14:textId="77777777" w:rsidR="00C876D0" w:rsidRDefault="00C876D0">
      <w:pPr>
        <w:spacing w:after="0" w:line="240" w:lineRule="auto"/>
      </w:pPr>
      <w:r>
        <w:separator/>
      </w:r>
    </w:p>
  </w:endnote>
  <w:endnote w:type="continuationSeparator" w:id="0">
    <w:p w14:paraId="0B414D21" w14:textId="77777777" w:rsidR="00C876D0" w:rsidRDefault="00C87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001E857-723C-45ED-BCF5-1CDE2FB79ED4}"/>
    <w:embedBold r:id="rId2" w:fontKey="{70583301-0A26-45A3-A3FB-0E638B9272CA}"/>
    <w:embedItalic r:id="rId3" w:fontKey="{D68BD344-FD88-4A2A-8A41-1681056BCCE0}"/>
  </w:font>
  <w:font w:name="Aptos Display">
    <w:charset w:val="00"/>
    <w:family w:val="swiss"/>
    <w:pitch w:val="variable"/>
    <w:sig w:usb0="20000287" w:usb1="00000003" w:usb2="00000000" w:usb3="00000000" w:csb0="0000019F" w:csb1="00000000"/>
    <w:embedRegular r:id="rId4" w:fontKey="{35B0EAD6-E939-4886-85C9-8B89540D4232}"/>
  </w:font>
  <w:font w:name="Quattrocento Sans">
    <w:charset w:val="00"/>
    <w:family w:val="swiss"/>
    <w:pitch w:val="variable"/>
    <w:sig w:usb0="800000BF" w:usb1="4000005B" w:usb2="00000000" w:usb3="00000000" w:csb0="00000001" w:csb1="00000000"/>
    <w:embedRegular r:id="rId5" w:fontKey="{8251C29E-4EAE-4E54-B603-12D9EA4861F5}"/>
    <w:embedBold r:id="rId6" w:fontKey="{D9E37776-B5A2-44D9-8A75-24E44AB07400}"/>
  </w:font>
  <w:font w:name="Aptos">
    <w:charset w:val="00"/>
    <w:family w:val="swiss"/>
    <w:pitch w:val="variable"/>
    <w:sig w:usb0="20000287" w:usb1="00000003" w:usb2="00000000" w:usb3="00000000" w:csb0="0000019F" w:csb1="00000000"/>
    <w:embedRegular r:id="rId7" w:fontKey="{BC049A4A-0DC3-4070-A233-1433A9035B32}"/>
    <w:embedBold r:id="rId8" w:fontKey="{8FB3F617-84F9-406C-ABE2-3BAB91F64B0F}"/>
  </w:font>
  <w:font w:name="Play">
    <w:altName w:val="Calibri"/>
    <w:charset w:val="00"/>
    <w:family w:val="auto"/>
    <w:pitch w:val="default"/>
    <w:embedRegular r:id="rId9" w:fontKey="{89F8D79B-43AD-4F8C-935C-A7F6CD5BAC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21FC7" w14:textId="77777777" w:rsidR="00C876D0" w:rsidRDefault="00C876D0">
      <w:pPr>
        <w:spacing w:after="0" w:line="240" w:lineRule="auto"/>
      </w:pPr>
      <w:r>
        <w:separator/>
      </w:r>
    </w:p>
  </w:footnote>
  <w:footnote w:type="continuationSeparator" w:id="0">
    <w:p w14:paraId="6946C443" w14:textId="77777777" w:rsidR="00C876D0" w:rsidRDefault="00C876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1AA6A3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uardo Flach">
    <w15:presenceInfo w15:providerId="Windows Live" w15:userId="040c1be539e523d4"/>
  </w15:person>
  <w15:person w15:author="naomie mboma">
    <w15:presenceInfo w15:providerId="Windows Live" w15:userId="a58694736b7c7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E5829"/>
    <w:rsid w:val="000F5E8A"/>
    <w:rsid w:val="00193A15"/>
    <w:rsid w:val="0024408F"/>
    <w:rsid w:val="00271667"/>
    <w:rsid w:val="002976B4"/>
    <w:rsid w:val="002C293B"/>
    <w:rsid w:val="002D445C"/>
    <w:rsid w:val="003103EB"/>
    <w:rsid w:val="00352573"/>
    <w:rsid w:val="0037068D"/>
    <w:rsid w:val="003E1F7C"/>
    <w:rsid w:val="0040264B"/>
    <w:rsid w:val="00431035"/>
    <w:rsid w:val="00486A43"/>
    <w:rsid w:val="0049177F"/>
    <w:rsid w:val="004C5935"/>
    <w:rsid w:val="004D5558"/>
    <w:rsid w:val="004F5038"/>
    <w:rsid w:val="0051184F"/>
    <w:rsid w:val="005130D6"/>
    <w:rsid w:val="005A6207"/>
    <w:rsid w:val="005A7219"/>
    <w:rsid w:val="00636639"/>
    <w:rsid w:val="00707894"/>
    <w:rsid w:val="00734D97"/>
    <w:rsid w:val="007822F3"/>
    <w:rsid w:val="007D2795"/>
    <w:rsid w:val="0086692F"/>
    <w:rsid w:val="00891F35"/>
    <w:rsid w:val="008E3E56"/>
    <w:rsid w:val="00912193"/>
    <w:rsid w:val="00936745"/>
    <w:rsid w:val="00945758"/>
    <w:rsid w:val="00972CCE"/>
    <w:rsid w:val="009E1379"/>
    <w:rsid w:val="009E19BF"/>
    <w:rsid w:val="00A034FB"/>
    <w:rsid w:val="00B2520A"/>
    <w:rsid w:val="00C0515F"/>
    <w:rsid w:val="00C876D0"/>
    <w:rsid w:val="00DA61F3"/>
    <w:rsid w:val="00DB4F8F"/>
    <w:rsid w:val="00E50787"/>
    <w:rsid w:val="00E73B14"/>
    <w:rsid w:val="00EB6B48"/>
    <w:rsid w:val="00F035C1"/>
    <w:rsid w:val="00F13449"/>
    <w:rsid w:val="00F63493"/>
    <w:rsid w:val="00F838E4"/>
    <w:rsid w:val="00FD795E"/>
    <w:rsid w:val="00FE33E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Ttulo1">
    <w:name w:val="heading 1"/>
    <w:basedOn w:val="Ttulo"/>
    <w:next w:val="Normal"/>
    <w:link w:val="Ttulo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Ttulo2">
    <w:name w:val="heading 2"/>
    <w:basedOn w:val="Ttulo"/>
    <w:next w:val="Normal"/>
    <w:link w:val="Ttulo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Ttulo3">
    <w:name w:val="heading 3"/>
    <w:basedOn w:val="Ttulo"/>
    <w:next w:val="Normal"/>
    <w:link w:val="Ttulo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Ttulo4">
    <w:name w:val="heading 4"/>
    <w:basedOn w:val="Normal"/>
    <w:next w:val="Normal"/>
    <w:link w:val="Ttulo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har">
    <w:name w:val="Título 1 Char"/>
    <w:basedOn w:val="Fontepargpadro"/>
    <w:link w:val="Ttulo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Ttulo2Char">
    <w:name w:val="Título 2 Char"/>
    <w:basedOn w:val="Fontepargpadro"/>
    <w:link w:val="Ttulo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Ttulo3Char">
    <w:name w:val="Título 3 Char"/>
    <w:basedOn w:val="Fontepargpadro"/>
    <w:link w:val="Ttulo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Ttulo4Char">
    <w:name w:val="Título 4 Char"/>
    <w:basedOn w:val="Fontepargpadro"/>
    <w:link w:val="Ttulo4"/>
    <w:uiPriority w:val="9"/>
    <w:semiHidden/>
    <w:rsid w:val="00E6072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6072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6072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6072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6072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60722"/>
    <w:rPr>
      <w:rFonts w:eastAsiaTheme="majorEastAsia" w:cstheme="majorBidi"/>
      <w:color w:val="272727" w:themeColor="text1" w:themeTint="D8"/>
    </w:rPr>
  </w:style>
  <w:style w:type="character" w:customStyle="1" w:styleId="TtuloChar">
    <w:name w:val="Título Char"/>
    <w:basedOn w:val="Fontepargpadro"/>
    <w:link w:val="Ttulo"/>
    <w:uiPriority w:val="10"/>
    <w:rsid w:val="00E607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Pr>
      <w:color w:val="595959"/>
      <w:sz w:val="28"/>
      <w:szCs w:val="28"/>
    </w:rPr>
  </w:style>
  <w:style w:type="character" w:customStyle="1" w:styleId="SubttuloChar">
    <w:name w:val="Subtítulo Char"/>
    <w:basedOn w:val="Fontepargpadro"/>
    <w:link w:val="Subttulo"/>
    <w:uiPriority w:val="11"/>
    <w:rsid w:val="00E6072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60722"/>
    <w:pPr>
      <w:spacing w:before="160"/>
      <w:jc w:val="center"/>
    </w:pPr>
    <w:rPr>
      <w:i/>
      <w:iCs/>
      <w:color w:val="404040" w:themeColor="text1" w:themeTint="BF"/>
    </w:rPr>
  </w:style>
  <w:style w:type="character" w:customStyle="1" w:styleId="CitaoChar">
    <w:name w:val="Citação Char"/>
    <w:basedOn w:val="Fontepargpadro"/>
    <w:link w:val="Citao"/>
    <w:uiPriority w:val="29"/>
    <w:rsid w:val="00E60722"/>
    <w:rPr>
      <w:i/>
      <w:iCs/>
      <w:color w:val="404040" w:themeColor="text1" w:themeTint="BF"/>
    </w:rPr>
  </w:style>
  <w:style w:type="paragraph" w:styleId="PargrafodaLista">
    <w:name w:val="List Paragraph"/>
    <w:basedOn w:val="Normal"/>
    <w:uiPriority w:val="34"/>
    <w:qFormat/>
    <w:rsid w:val="00E60722"/>
    <w:pPr>
      <w:ind w:left="720"/>
      <w:contextualSpacing/>
    </w:pPr>
  </w:style>
  <w:style w:type="character" w:styleId="nfaseIntensa">
    <w:name w:val="Intense Emphasis"/>
    <w:basedOn w:val="Fontepargpadro"/>
    <w:uiPriority w:val="21"/>
    <w:qFormat/>
    <w:rsid w:val="00E60722"/>
    <w:rPr>
      <w:i/>
      <w:iCs/>
      <w:color w:val="0F4761" w:themeColor="accent1" w:themeShade="BF"/>
    </w:rPr>
  </w:style>
  <w:style w:type="paragraph" w:styleId="CitaoIntensa">
    <w:name w:val="Intense Quote"/>
    <w:basedOn w:val="Normal"/>
    <w:next w:val="Normal"/>
    <w:link w:val="CitaoIntensa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60722"/>
    <w:rPr>
      <w:i/>
      <w:iCs/>
      <w:color w:val="0F4761" w:themeColor="accent1" w:themeShade="BF"/>
    </w:rPr>
  </w:style>
  <w:style w:type="character" w:styleId="RefernciaIntensa">
    <w:name w:val="Intense Reference"/>
    <w:basedOn w:val="Fontepargpadro"/>
    <w:uiPriority w:val="32"/>
    <w:qFormat/>
    <w:rsid w:val="00E60722"/>
    <w:rPr>
      <w:b/>
      <w:bCs/>
      <w:smallCaps/>
      <w:color w:val="0F4761" w:themeColor="accent1" w:themeShade="BF"/>
      <w:spacing w:val="5"/>
    </w:rPr>
  </w:style>
  <w:style w:type="paragraph" w:styleId="Cabealho">
    <w:name w:val="header"/>
    <w:basedOn w:val="Normal"/>
    <w:link w:val="CabealhoChar"/>
    <w:uiPriority w:val="99"/>
    <w:unhideWhenUsed/>
    <w:rsid w:val="00E60722"/>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E60722"/>
  </w:style>
  <w:style w:type="paragraph" w:styleId="Rodap">
    <w:name w:val="footer"/>
    <w:basedOn w:val="Normal"/>
    <w:link w:val="RodapChar"/>
    <w:uiPriority w:val="99"/>
    <w:unhideWhenUsed/>
    <w:rsid w:val="00E60722"/>
    <w:pPr>
      <w:tabs>
        <w:tab w:val="center" w:pos="4513"/>
        <w:tab w:val="right" w:pos="9026"/>
      </w:tabs>
      <w:spacing w:after="0" w:line="240" w:lineRule="auto"/>
    </w:pPr>
  </w:style>
  <w:style w:type="character" w:customStyle="1" w:styleId="RodapChar">
    <w:name w:val="Rodapé Char"/>
    <w:basedOn w:val="Fontepargpadro"/>
    <w:link w:val="Rodap"/>
    <w:uiPriority w:val="99"/>
    <w:rsid w:val="00E60722"/>
  </w:style>
  <w:style w:type="character" w:styleId="RefernciaSutil">
    <w:name w:val="Subtle Reference"/>
    <w:basedOn w:val="Fontepargpadro"/>
    <w:uiPriority w:val="31"/>
    <w:qFormat/>
    <w:rsid w:val="00E60722"/>
    <w:rPr>
      <w:smallCaps/>
      <w:color w:val="5A5A5A" w:themeColor="text1" w:themeTint="A5"/>
    </w:rPr>
  </w:style>
  <w:style w:type="paragraph" w:styleId="CabealhodoSumrio">
    <w:name w:val="TOC Heading"/>
    <w:basedOn w:val="Ttulo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Sumrio1">
    <w:name w:val="toc 1"/>
    <w:basedOn w:val="Normal"/>
    <w:next w:val="Normal"/>
    <w:autoRedefine/>
    <w:uiPriority w:val="39"/>
    <w:unhideWhenUsed/>
    <w:rsid w:val="00E60722"/>
    <w:pPr>
      <w:spacing w:after="100"/>
    </w:pPr>
  </w:style>
  <w:style w:type="paragraph" w:styleId="Sumrio2">
    <w:name w:val="toc 2"/>
    <w:basedOn w:val="Normal"/>
    <w:next w:val="Normal"/>
    <w:autoRedefine/>
    <w:uiPriority w:val="39"/>
    <w:unhideWhenUsed/>
    <w:rsid w:val="00E60722"/>
    <w:pPr>
      <w:spacing w:after="100"/>
      <w:ind w:left="220"/>
    </w:pPr>
  </w:style>
  <w:style w:type="paragraph" w:styleId="Sumrio3">
    <w:name w:val="toc 3"/>
    <w:basedOn w:val="Normal"/>
    <w:next w:val="Normal"/>
    <w:autoRedefine/>
    <w:uiPriority w:val="39"/>
    <w:unhideWhenUsed/>
    <w:rsid w:val="00E60722"/>
    <w:pPr>
      <w:spacing w:after="100"/>
      <w:ind w:left="440"/>
    </w:pPr>
  </w:style>
  <w:style w:type="character" w:styleId="Hyperlink">
    <w:name w:val="Hyperlink"/>
    <w:basedOn w:val="Fontepargpadro"/>
    <w:uiPriority w:val="99"/>
    <w:unhideWhenUsed/>
    <w:rsid w:val="00E60722"/>
    <w:rPr>
      <w:color w:val="467886" w:themeColor="hyperlink"/>
      <w:u w:val="single"/>
    </w:rPr>
  </w:style>
  <w:style w:type="paragraph" w:styleId="SemEspaamento">
    <w:name w:val="No Spacing"/>
    <w:link w:val="SemEspaamentoChar"/>
    <w:uiPriority w:val="1"/>
    <w:qFormat/>
    <w:rsid w:val="00E60722"/>
    <w:pPr>
      <w:spacing w:after="0" w:line="240" w:lineRule="auto"/>
    </w:pPr>
  </w:style>
  <w:style w:type="character" w:customStyle="1" w:styleId="SemEspaamentoChar">
    <w:name w:val="Sem Espaçamento Char"/>
    <w:basedOn w:val="Fontepargpadro"/>
    <w:link w:val="SemEspaamento"/>
    <w:uiPriority w:val="1"/>
    <w:rsid w:val="00590C88"/>
    <w:rPr>
      <w:rFonts w:ascii="Calibri" w:hAnsi="Calibri"/>
    </w:rPr>
  </w:style>
  <w:style w:type="table" w:styleId="Tabelacomgrade">
    <w:name w:val="Table Grid"/>
    <w:basedOn w:val="Tabela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elanormal"/>
    <w:pPr>
      <w:spacing w:after="0" w:line="240" w:lineRule="auto"/>
    </w:pPr>
    <w:tblPr>
      <w:tblStyleRowBandSize w:val="1"/>
      <w:tblStyleColBandSize w:val="1"/>
    </w:tblPr>
  </w:style>
  <w:style w:type="paragraph" w:styleId="Reviso">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2.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AD64260C-1345-4C21-A804-B9FBE7B91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1250</TotalTime>
  <Pages>13</Pages>
  <Words>1978</Words>
  <Characters>11279</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Eduardo Flach</cp:lastModifiedBy>
  <cp:revision>12</cp:revision>
  <dcterms:created xsi:type="dcterms:W3CDTF">2026-04-19T21:12:00Z</dcterms:created>
  <dcterms:modified xsi:type="dcterms:W3CDTF">2026-10-20T10:59:00Z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